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54B1" w:rsidRDefault="00E00498" w:rsidP="00E82E26">
      <w:pPr>
        <w:pStyle w:val="1"/>
      </w:pPr>
      <w:r>
        <w:rPr>
          <w:rFonts w:hint="eastAsia"/>
        </w:rPr>
        <w:t>课程</w:t>
      </w:r>
      <w:r w:rsidR="00D47149">
        <w:rPr>
          <w:rFonts w:hint="eastAsia"/>
        </w:rPr>
        <w:t>:</w:t>
      </w:r>
      <w:r w:rsidR="00D47149">
        <w:t xml:space="preserve"> </w:t>
      </w:r>
      <w:r w:rsidR="00D47149">
        <w:rPr>
          <w:rFonts w:hint="eastAsia"/>
        </w:rPr>
        <w:t>第一节</w:t>
      </w:r>
      <w:r w:rsidR="00D47149">
        <w:rPr>
          <w:rFonts w:hint="eastAsia"/>
        </w:rPr>
        <w:t>.</w:t>
      </w:r>
      <w:r w:rsidR="00D47149">
        <w:t xml:space="preserve"> </w:t>
      </w:r>
      <w:r w:rsidR="00D47149">
        <w:rPr>
          <w:rFonts w:hint="eastAsia"/>
        </w:rPr>
        <w:t>人脸探测</w:t>
      </w:r>
    </w:p>
    <w:p w:rsidR="00D81A18" w:rsidRDefault="00711AE8" w:rsidP="00D81A18">
      <w:pPr>
        <w:pStyle w:val="5"/>
      </w:pPr>
      <w:r>
        <w:rPr>
          <w:rFonts w:hint="eastAsia"/>
        </w:rPr>
        <w:t>理解</w:t>
      </w:r>
      <w:r w:rsidR="00D47149">
        <w:rPr>
          <w:rFonts w:hint="eastAsia"/>
        </w:rPr>
        <w:t>机器学习基本概念</w:t>
      </w:r>
      <w:r w:rsidR="00D47149">
        <w:rPr>
          <w:rFonts w:hint="eastAsia"/>
        </w:rPr>
        <w:t>,</w:t>
      </w:r>
      <w:r>
        <w:rPr>
          <w:rFonts w:hint="eastAsia"/>
        </w:rPr>
        <w:t>监督学习和非监督学习的区别</w:t>
      </w:r>
      <w:r>
        <w:rPr>
          <w:rFonts w:hint="eastAsia"/>
        </w:rPr>
        <w:t>.</w:t>
      </w:r>
    </w:p>
    <w:p w:rsidR="00D81A18" w:rsidRDefault="00D81A18" w:rsidP="005A5BEE">
      <w:pPr>
        <w:pStyle w:val="5"/>
      </w:pPr>
      <w:r>
        <w:rPr>
          <w:rFonts w:hint="eastAsia"/>
        </w:rPr>
        <w:t>数据集</w:t>
      </w:r>
      <w:r>
        <w:rPr>
          <w:rFonts w:hint="eastAsia"/>
        </w:rPr>
        <w:t>,</w:t>
      </w:r>
      <w:r>
        <w:rPr>
          <w:rFonts w:hint="eastAsia"/>
        </w:rPr>
        <w:t>训练样本</w:t>
      </w:r>
      <w:r>
        <w:rPr>
          <w:rFonts w:hint="eastAsia"/>
        </w:rPr>
        <w:t>.</w:t>
      </w:r>
      <w:r>
        <w:t xml:space="preserve"> </w:t>
      </w:r>
      <w:r>
        <w:rPr>
          <w:rFonts w:hint="eastAsia"/>
        </w:rPr>
        <w:t>(</w:t>
      </w:r>
      <w:r>
        <w:rPr>
          <w:rFonts w:hint="eastAsia"/>
        </w:rPr>
        <w:t>了解</w:t>
      </w:r>
      <w:r>
        <w:rPr>
          <w:rFonts w:hint="eastAsia"/>
        </w:rPr>
        <w:t>)</w:t>
      </w:r>
    </w:p>
    <w:p w:rsidR="00D47149" w:rsidRDefault="00D47149" w:rsidP="005A5BEE">
      <w:pPr>
        <w:pStyle w:val="5"/>
      </w:pPr>
      <w:r>
        <w:rPr>
          <w:rFonts w:hint="eastAsia"/>
        </w:rPr>
        <w:t>了解人脸识别的实质</w:t>
      </w:r>
      <w:r>
        <w:t>(</w:t>
      </w:r>
      <w:r>
        <w:rPr>
          <w:rFonts w:hint="eastAsia"/>
        </w:rPr>
        <w:t>监督学习中的分类算法</w:t>
      </w:r>
      <w:r>
        <w:t>)</w:t>
      </w:r>
      <w:r>
        <w:rPr>
          <w:rFonts w:hint="eastAsia"/>
        </w:rPr>
        <w:t>.</w:t>
      </w:r>
    </w:p>
    <w:p w:rsidR="00711AE8" w:rsidRDefault="00D47149" w:rsidP="00711AE8">
      <w:pPr>
        <w:pStyle w:val="5"/>
      </w:pPr>
      <w:r>
        <w:t>Hog</w:t>
      </w:r>
      <w:r>
        <w:rPr>
          <w:rFonts w:hint="eastAsia"/>
        </w:rPr>
        <w:t>的计算</w:t>
      </w:r>
      <w:r w:rsidR="00534EB6">
        <w:rPr>
          <w:rFonts w:hint="eastAsia"/>
        </w:rPr>
        <w:t>和</w:t>
      </w:r>
      <w:r w:rsidR="00711AE8">
        <w:rPr>
          <w:rFonts w:hint="eastAsia"/>
        </w:rPr>
        <w:t>Python</w:t>
      </w:r>
      <w:r w:rsidR="00534EB6">
        <w:rPr>
          <w:rFonts w:hint="eastAsia"/>
        </w:rPr>
        <w:t>实现</w:t>
      </w:r>
      <w:r w:rsidR="00534EB6">
        <w:rPr>
          <w:rFonts w:hint="eastAsia"/>
        </w:rPr>
        <w:t>.</w:t>
      </w:r>
      <w:r w:rsidR="00D81A18" w:rsidRPr="00D81A18">
        <w:rPr>
          <w:rFonts w:hint="eastAsia"/>
        </w:rPr>
        <w:t xml:space="preserve"> </w:t>
      </w:r>
      <w:r w:rsidR="00D81A18">
        <w:rPr>
          <w:rFonts w:hint="eastAsia"/>
        </w:rPr>
        <w:t>(</w:t>
      </w:r>
      <w:r>
        <w:rPr>
          <w:rFonts w:hint="eastAsia"/>
        </w:rPr>
        <w:t>了解</w:t>
      </w:r>
      <w:r w:rsidR="00D81A18">
        <w:rPr>
          <w:rFonts w:hint="eastAsia"/>
        </w:rPr>
        <w:t>)</w:t>
      </w:r>
    </w:p>
    <w:p w:rsidR="00624AF3" w:rsidRDefault="00711AE8" w:rsidP="00711AE8">
      <w:pPr>
        <w:pStyle w:val="5"/>
      </w:pPr>
      <w:r>
        <w:rPr>
          <w:rFonts w:hint="eastAsia"/>
        </w:rPr>
        <w:t>学习使用</w:t>
      </w:r>
      <w:proofErr w:type="spellStart"/>
      <w:r>
        <w:rPr>
          <w:rFonts w:hint="eastAsia"/>
        </w:rPr>
        <w:t>s</w:t>
      </w:r>
      <w:r>
        <w:t>k</w:t>
      </w:r>
      <w:r w:rsidR="00D47149">
        <w:t>image</w:t>
      </w:r>
      <w:proofErr w:type="spellEnd"/>
      <w:r>
        <w:t xml:space="preserve">, matplotlib, </w:t>
      </w:r>
      <w:proofErr w:type="spellStart"/>
      <w:r>
        <w:t>numpy</w:t>
      </w:r>
      <w:proofErr w:type="spellEnd"/>
      <w:r>
        <w:rPr>
          <w:rFonts w:hint="eastAsia"/>
        </w:rPr>
        <w:t>等</w:t>
      </w:r>
      <w:r>
        <w:rPr>
          <w:rFonts w:hint="eastAsia"/>
        </w:rPr>
        <w:t>Python</w:t>
      </w:r>
      <w:r>
        <w:rPr>
          <w:rFonts w:hint="eastAsia"/>
        </w:rPr>
        <w:t>库</w:t>
      </w:r>
      <w:r>
        <w:rPr>
          <w:rFonts w:hint="eastAsia"/>
        </w:rPr>
        <w:t>.</w:t>
      </w:r>
    </w:p>
    <w:p w:rsidR="00D47149" w:rsidRDefault="00B023DD" w:rsidP="003E7E39">
      <w:pPr>
        <w:pStyle w:val="1"/>
        <w:tabs>
          <w:tab w:val="num" w:pos="425"/>
        </w:tabs>
      </w:pPr>
      <w:r>
        <w:rPr>
          <w:rFonts w:hint="eastAsia"/>
        </w:rPr>
        <w:t>基本概念</w:t>
      </w:r>
    </w:p>
    <w:p w:rsidR="00D47149" w:rsidRDefault="00D47149" w:rsidP="00D47149">
      <w:pPr>
        <w:pStyle w:val="2"/>
        <w:ind w:left="777" w:right="210"/>
      </w:pPr>
      <w:r>
        <w:rPr>
          <w:rFonts w:hint="eastAsia"/>
        </w:rPr>
        <w:t>机器学习基本概念</w:t>
      </w:r>
    </w:p>
    <w:p w:rsidR="00ED50AC" w:rsidRDefault="00ED50AC" w:rsidP="00524B1C">
      <w:pPr>
        <w:widowControl/>
        <w:spacing w:line="360" w:lineRule="atLeast"/>
        <w:ind w:firstLine="420"/>
        <w:jc w:val="left"/>
      </w:pPr>
      <w:r w:rsidRPr="00650F2B">
        <w:rPr>
          <w:rFonts w:hint="eastAsia"/>
          <w:b/>
        </w:rPr>
        <w:t>机器学习</w:t>
      </w:r>
      <w:r>
        <w:rPr>
          <w:rFonts w:hint="eastAsia"/>
        </w:rPr>
        <w:t>:</w:t>
      </w:r>
    </w:p>
    <w:p w:rsidR="008635A9" w:rsidRDefault="008635A9" w:rsidP="00524B1C">
      <w:pPr>
        <w:widowControl/>
        <w:spacing w:line="360" w:lineRule="atLeast"/>
        <w:ind w:firstLine="420"/>
        <w:jc w:val="left"/>
      </w:pPr>
      <w:r>
        <w:rPr>
          <w:rFonts w:hint="eastAsia"/>
        </w:rPr>
        <w:t>提起机器学习</w:t>
      </w:r>
      <w:r>
        <w:rPr>
          <w:rFonts w:hint="eastAsia"/>
        </w:rPr>
        <w:t>,</w:t>
      </w:r>
      <w:r>
        <w:rPr>
          <w:rFonts w:hint="eastAsia"/>
        </w:rPr>
        <w:t>人们往往想到的是机器人</w:t>
      </w:r>
      <w:r>
        <w:rPr>
          <w:rFonts w:hint="eastAsia"/>
        </w:rPr>
        <w:t>.</w:t>
      </w:r>
      <w:r>
        <w:t xml:space="preserve"> </w:t>
      </w:r>
      <w:r>
        <w:rPr>
          <w:rFonts w:hint="eastAsia"/>
        </w:rPr>
        <w:t>其实</w:t>
      </w:r>
      <w:r>
        <w:rPr>
          <w:rFonts w:hint="eastAsia"/>
        </w:rPr>
        <w:t>,</w:t>
      </w:r>
      <w:r>
        <w:rPr>
          <w:rFonts w:hint="eastAsia"/>
        </w:rPr>
        <w:t>数十年前</w:t>
      </w:r>
      <w:r w:rsidR="00985503">
        <w:rPr>
          <w:rFonts w:hint="eastAsia"/>
        </w:rPr>
        <w:t>,</w:t>
      </w:r>
      <w:r w:rsidR="00985503">
        <w:rPr>
          <w:rFonts w:hint="eastAsia"/>
        </w:rPr>
        <w:t>在</w:t>
      </w:r>
      <w:r w:rsidR="00985503">
        <w:rPr>
          <w:rFonts w:hint="eastAsia"/>
        </w:rPr>
        <w:t>2</w:t>
      </w:r>
      <w:r w:rsidR="00985503">
        <w:t>0</w:t>
      </w:r>
      <w:r w:rsidR="00985503">
        <w:rPr>
          <w:rFonts w:hint="eastAsia"/>
        </w:rPr>
        <w:t>世纪</w:t>
      </w:r>
      <w:r w:rsidR="00985503">
        <w:rPr>
          <w:rFonts w:hint="eastAsia"/>
        </w:rPr>
        <w:t>6</w:t>
      </w:r>
      <w:r w:rsidR="00985503">
        <w:t>0</w:t>
      </w:r>
      <w:r w:rsidR="00985503">
        <w:rPr>
          <w:rFonts w:hint="eastAsia"/>
        </w:rPr>
        <w:t>年代</w:t>
      </w:r>
      <w:r>
        <w:rPr>
          <w:rFonts w:hint="eastAsia"/>
        </w:rPr>
        <w:t>,</w:t>
      </w:r>
      <w:r>
        <w:rPr>
          <w:rFonts w:hint="eastAsia"/>
        </w:rPr>
        <w:t>我们就有了机器学习的</w:t>
      </w:r>
      <w:r w:rsidR="00985503">
        <w:rPr>
          <w:rFonts w:hint="eastAsia"/>
        </w:rPr>
        <w:t>应用</w:t>
      </w:r>
      <w:r w:rsidR="00985503">
        <w:rPr>
          <w:rFonts w:hint="eastAsia"/>
        </w:rPr>
        <w:t>----</w:t>
      </w:r>
      <w:r w:rsidR="00985503" w:rsidRPr="00681435">
        <w:rPr>
          <w:rFonts w:hint="eastAsia"/>
          <w:b/>
        </w:rPr>
        <w:t>光学字符识别</w:t>
      </w:r>
      <w:r w:rsidR="00985503">
        <w:rPr>
          <w:rFonts w:hint="eastAsia"/>
        </w:rPr>
        <w:t>(</w:t>
      </w:r>
      <w:r w:rsidR="00985503">
        <w:t>OCR)</w:t>
      </w:r>
      <w:r w:rsidR="00985503">
        <w:rPr>
          <w:rFonts w:hint="eastAsia"/>
        </w:rPr>
        <w:t>;</w:t>
      </w:r>
      <w:r w:rsidR="00985503">
        <w:t xml:space="preserve"> 90</w:t>
      </w:r>
      <w:r w:rsidR="00985503">
        <w:rPr>
          <w:rFonts w:hint="eastAsia"/>
        </w:rPr>
        <w:t>年代</w:t>
      </w:r>
      <w:r w:rsidR="00985503">
        <w:rPr>
          <w:rFonts w:hint="eastAsia"/>
        </w:rPr>
        <w:t>,</w:t>
      </w:r>
      <w:r w:rsidR="003E7E39">
        <w:t xml:space="preserve"> </w:t>
      </w:r>
      <w:r w:rsidR="00985503" w:rsidRPr="00681435">
        <w:rPr>
          <w:rFonts w:hint="eastAsia"/>
          <w:b/>
        </w:rPr>
        <w:t>垃圾邮件过滤</w:t>
      </w:r>
      <w:r w:rsidR="00985503">
        <w:rPr>
          <w:rFonts w:hint="eastAsia"/>
        </w:rPr>
        <w:t>,</w:t>
      </w:r>
      <w:r w:rsidR="003E7E39">
        <w:t xml:space="preserve"> </w:t>
      </w:r>
      <w:r w:rsidR="00985503">
        <w:rPr>
          <w:rFonts w:hint="eastAsia"/>
        </w:rPr>
        <w:t>作为机器学习的第一个应用</w:t>
      </w:r>
      <w:r w:rsidR="00985503">
        <w:rPr>
          <w:rFonts w:hint="eastAsia"/>
        </w:rPr>
        <w:t>,</w:t>
      </w:r>
      <w:r w:rsidR="003E7E39">
        <w:t xml:space="preserve"> </w:t>
      </w:r>
      <w:r w:rsidR="00985503">
        <w:rPr>
          <w:rFonts w:hint="eastAsia"/>
        </w:rPr>
        <w:t>具有里程碑意义</w:t>
      </w:r>
      <w:r w:rsidR="00985503">
        <w:rPr>
          <w:rFonts w:hint="eastAsia"/>
        </w:rPr>
        <w:t>.</w:t>
      </w:r>
    </w:p>
    <w:p w:rsidR="00ED50AC" w:rsidRDefault="00524B1C" w:rsidP="0089202C">
      <w:pPr>
        <w:widowControl/>
        <w:spacing w:line="360" w:lineRule="atLeast"/>
        <w:ind w:firstLine="420"/>
        <w:jc w:val="left"/>
        <w:rPr>
          <w:rFonts w:ascii="Arial" w:hAnsi="Arial" w:cs="Arial"/>
          <w:color w:val="333333"/>
          <w:szCs w:val="21"/>
        </w:rPr>
      </w:pPr>
      <w:r w:rsidRPr="00140AE7">
        <w:rPr>
          <w:rFonts w:hint="eastAsia"/>
          <w:b/>
        </w:rPr>
        <w:t>机器学习</w:t>
      </w:r>
      <w:r w:rsidR="00ED50AC">
        <w:rPr>
          <w:rFonts w:hint="eastAsia"/>
        </w:rPr>
        <w:t>,</w:t>
      </w:r>
      <w:r w:rsidR="003E7E39">
        <w:t xml:space="preserve"> </w:t>
      </w:r>
      <w:r w:rsidR="00ED50AC">
        <w:rPr>
          <w:rFonts w:hint="eastAsia"/>
        </w:rPr>
        <w:t>是</w:t>
      </w:r>
      <w:r>
        <w:rPr>
          <w:rFonts w:hint="eastAsia"/>
        </w:rPr>
        <w:t>指</w:t>
      </w:r>
      <w:r w:rsidR="003E7E39">
        <w:rPr>
          <w:rFonts w:hint="eastAsia"/>
        </w:rPr>
        <w:t xml:space="preserve"> </w:t>
      </w:r>
      <w:proofErr w:type="gramStart"/>
      <w:r w:rsidR="00681435">
        <w:t>”</w:t>
      </w:r>
      <w:proofErr w:type="gramEnd"/>
      <w:r>
        <w:rPr>
          <w:rFonts w:ascii="Arial" w:hAnsi="Arial" w:cs="Arial" w:hint="eastAsia"/>
          <w:color w:val="333333"/>
          <w:szCs w:val="21"/>
        </w:rPr>
        <w:t>使</w:t>
      </w:r>
      <w:r>
        <w:rPr>
          <w:rFonts w:ascii="Arial" w:hAnsi="Arial" w:cs="Arial"/>
          <w:color w:val="333333"/>
          <w:szCs w:val="21"/>
        </w:rPr>
        <w:t>计算机模拟或实现人类的</w:t>
      </w:r>
      <w:r w:rsidRPr="00140AE7">
        <w:rPr>
          <w:rFonts w:ascii="Arial" w:hAnsi="Arial" w:cs="Arial"/>
          <w:b/>
          <w:color w:val="333333"/>
          <w:szCs w:val="21"/>
        </w:rPr>
        <w:t>学习</w:t>
      </w:r>
      <w:r>
        <w:rPr>
          <w:rFonts w:ascii="Arial" w:hAnsi="Arial" w:cs="Arial"/>
          <w:color w:val="333333"/>
          <w:szCs w:val="21"/>
        </w:rPr>
        <w:t>行为，以</w:t>
      </w:r>
      <w:r w:rsidR="00681435">
        <w:rPr>
          <w:rFonts w:ascii="Arial" w:hAnsi="Arial" w:cs="Arial" w:hint="eastAsia"/>
          <w:color w:val="333333"/>
          <w:szCs w:val="21"/>
        </w:rPr>
        <w:t>从数据中</w:t>
      </w:r>
      <w:r>
        <w:rPr>
          <w:rFonts w:ascii="Arial" w:hAnsi="Arial" w:cs="Arial"/>
          <w:color w:val="333333"/>
          <w:szCs w:val="21"/>
        </w:rPr>
        <w:t>获取</w:t>
      </w:r>
      <w:r w:rsidRPr="00140AE7">
        <w:rPr>
          <w:rFonts w:ascii="Arial" w:hAnsi="Arial" w:cs="Arial"/>
          <w:b/>
          <w:color w:val="333333"/>
          <w:szCs w:val="21"/>
        </w:rPr>
        <w:t>新的知识</w:t>
      </w:r>
      <w:r>
        <w:rPr>
          <w:rFonts w:ascii="Arial" w:hAnsi="Arial" w:cs="Arial"/>
          <w:color w:val="333333"/>
          <w:szCs w:val="21"/>
        </w:rPr>
        <w:t>或技能，重新组织已有的知识结构使之不断</w:t>
      </w:r>
      <w:r w:rsidRPr="00140AE7">
        <w:rPr>
          <w:rFonts w:ascii="Arial" w:hAnsi="Arial" w:cs="Arial"/>
          <w:b/>
          <w:color w:val="333333"/>
          <w:szCs w:val="21"/>
        </w:rPr>
        <w:t>改善自身</w:t>
      </w:r>
      <w:r>
        <w:rPr>
          <w:rFonts w:ascii="Arial" w:hAnsi="Arial" w:cs="Arial"/>
          <w:color w:val="333333"/>
          <w:szCs w:val="21"/>
        </w:rPr>
        <w:t>的性能</w:t>
      </w:r>
      <w:proofErr w:type="gramStart"/>
      <w:r>
        <w:rPr>
          <w:rFonts w:ascii="Arial" w:hAnsi="Arial" w:cs="Arial"/>
          <w:color w:val="333333"/>
          <w:szCs w:val="21"/>
        </w:rPr>
        <w:t>”</w:t>
      </w:r>
      <w:proofErr w:type="gramEnd"/>
      <w:r w:rsidR="003E7E39">
        <w:rPr>
          <w:rFonts w:ascii="Arial" w:hAnsi="Arial" w:cs="Arial"/>
          <w:color w:val="333333"/>
          <w:szCs w:val="21"/>
        </w:rPr>
        <w:t xml:space="preserve"> </w:t>
      </w:r>
      <w:r>
        <w:rPr>
          <w:rFonts w:ascii="Arial" w:hAnsi="Arial" w:cs="Arial" w:hint="eastAsia"/>
          <w:color w:val="333333"/>
          <w:szCs w:val="21"/>
        </w:rPr>
        <w:t>这样一种过程</w:t>
      </w:r>
      <w:r w:rsidR="003E7E39">
        <w:rPr>
          <w:rFonts w:ascii="Arial" w:hAnsi="Arial" w:cs="Arial" w:hint="eastAsia"/>
          <w:color w:val="333333"/>
          <w:szCs w:val="21"/>
        </w:rPr>
        <w:t>.</w:t>
      </w:r>
      <w:r w:rsidR="003E7E39">
        <w:rPr>
          <w:rFonts w:ascii="Arial" w:hAnsi="Arial" w:cs="Arial"/>
          <w:color w:val="333333"/>
          <w:szCs w:val="21"/>
        </w:rPr>
        <w:t xml:space="preserve"> </w:t>
      </w:r>
      <w:r w:rsidR="00050A36">
        <w:rPr>
          <w:rFonts w:ascii="Arial" w:hAnsi="Arial" w:cs="Arial" w:hint="eastAsia"/>
          <w:color w:val="333333"/>
          <w:szCs w:val="21"/>
        </w:rPr>
        <w:t>机器学习是数据科学的核心</w:t>
      </w:r>
      <w:r w:rsidR="00050A36">
        <w:rPr>
          <w:rFonts w:ascii="Arial" w:hAnsi="Arial" w:cs="Arial" w:hint="eastAsia"/>
          <w:color w:val="333333"/>
          <w:szCs w:val="21"/>
        </w:rPr>
        <w:t>,</w:t>
      </w:r>
      <w:r w:rsidR="00F636C3">
        <w:rPr>
          <w:rFonts w:ascii="Arial" w:hAnsi="Arial" w:cs="Arial"/>
          <w:color w:val="333333"/>
          <w:szCs w:val="21"/>
        </w:rPr>
        <w:t xml:space="preserve"> </w:t>
      </w:r>
      <w:r w:rsidR="00050A36">
        <w:rPr>
          <w:rFonts w:ascii="Arial" w:hAnsi="Arial" w:cs="Arial" w:hint="eastAsia"/>
          <w:color w:val="333333"/>
          <w:szCs w:val="21"/>
        </w:rPr>
        <w:t>是现代人工智能的本质</w:t>
      </w:r>
      <w:r w:rsidR="00050A36">
        <w:rPr>
          <w:rFonts w:ascii="Arial" w:hAnsi="Arial" w:cs="Arial" w:hint="eastAsia"/>
          <w:color w:val="333333"/>
          <w:szCs w:val="21"/>
        </w:rPr>
        <w:t>.</w:t>
      </w:r>
      <w:r w:rsidR="00ED50AC">
        <w:rPr>
          <w:rFonts w:ascii="Arial" w:hAnsi="Arial" w:cs="Arial" w:hint="eastAsia"/>
          <w:color w:val="333333"/>
          <w:szCs w:val="21"/>
        </w:rPr>
        <w:t>机器学习是人工智能之核心</w:t>
      </w:r>
      <w:r w:rsidR="00ED50AC">
        <w:rPr>
          <w:rFonts w:ascii="Arial" w:hAnsi="Arial" w:cs="Arial"/>
          <w:color w:val="333333"/>
          <w:szCs w:val="21"/>
        </w:rPr>
        <w:t>，是使计算机</w:t>
      </w:r>
      <w:r w:rsidR="00ED50AC">
        <w:rPr>
          <w:rFonts w:ascii="Arial" w:hAnsi="Arial" w:cs="Arial" w:hint="eastAsia"/>
          <w:color w:val="333333"/>
          <w:szCs w:val="21"/>
        </w:rPr>
        <w:t>的行为更接近人类</w:t>
      </w:r>
      <w:r w:rsidR="00ED50AC">
        <w:rPr>
          <w:rFonts w:ascii="Arial" w:hAnsi="Arial" w:cs="Arial"/>
          <w:color w:val="333333"/>
          <w:szCs w:val="21"/>
        </w:rPr>
        <w:t>的根本途径</w:t>
      </w:r>
      <w:r w:rsidR="00ED50AC">
        <w:rPr>
          <w:rFonts w:ascii="Arial" w:hAnsi="Arial" w:cs="Arial" w:hint="eastAsia"/>
          <w:color w:val="333333"/>
          <w:szCs w:val="21"/>
        </w:rPr>
        <w:t>;</w:t>
      </w:r>
      <w:r w:rsidR="00ED50AC">
        <w:rPr>
          <w:rFonts w:ascii="Arial" w:hAnsi="Arial" w:cs="Arial"/>
          <w:color w:val="333333"/>
          <w:szCs w:val="21"/>
        </w:rPr>
        <w:t xml:space="preserve"> </w:t>
      </w:r>
      <w:r w:rsidR="00ED50AC">
        <w:rPr>
          <w:rFonts w:ascii="Arial" w:hAnsi="Arial" w:cs="Arial" w:hint="eastAsia"/>
          <w:color w:val="333333"/>
          <w:szCs w:val="21"/>
        </w:rPr>
        <w:t>机器学习的</w:t>
      </w:r>
      <w:r w:rsidR="00ED50AC">
        <w:rPr>
          <w:rFonts w:ascii="Arial" w:hAnsi="Arial" w:cs="Arial"/>
          <w:color w:val="333333"/>
          <w:szCs w:val="21"/>
        </w:rPr>
        <w:t>应用遍及人工智能的</w:t>
      </w:r>
      <w:r w:rsidR="00ED50AC" w:rsidRPr="00F922AD">
        <w:rPr>
          <w:rFonts w:ascii="Arial" w:hAnsi="Arial" w:cs="Arial"/>
          <w:b/>
          <w:color w:val="333333"/>
          <w:szCs w:val="21"/>
        </w:rPr>
        <w:t>各个领域</w:t>
      </w:r>
      <w:r w:rsidR="00ED50AC">
        <w:rPr>
          <w:rFonts w:ascii="Arial" w:hAnsi="Arial" w:cs="Arial"/>
          <w:color w:val="333333"/>
          <w:szCs w:val="21"/>
        </w:rPr>
        <w:t>，它主要使用归纳、综合</w:t>
      </w:r>
      <w:r w:rsidR="00ED50AC">
        <w:rPr>
          <w:rFonts w:ascii="Arial" w:hAnsi="Arial" w:cs="Arial" w:hint="eastAsia"/>
          <w:color w:val="333333"/>
          <w:szCs w:val="21"/>
        </w:rPr>
        <w:t>方法</w:t>
      </w:r>
      <w:r w:rsidR="003E7E39">
        <w:rPr>
          <w:rFonts w:ascii="Arial" w:hAnsi="Arial" w:cs="Arial" w:hint="eastAsia"/>
          <w:color w:val="333333"/>
          <w:szCs w:val="21"/>
        </w:rPr>
        <w:t>.</w:t>
      </w:r>
      <w:r w:rsidR="003E7E39">
        <w:rPr>
          <w:rFonts w:ascii="Arial" w:hAnsi="Arial" w:cs="Arial"/>
          <w:color w:val="333333"/>
          <w:szCs w:val="21"/>
        </w:rPr>
        <w:t xml:space="preserve"> </w:t>
      </w:r>
      <w:r w:rsidR="00140AE7">
        <w:rPr>
          <w:rFonts w:ascii="Arial" w:hAnsi="Arial" w:cs="Arial" w:hint="eastAsia"/>
          <w:color w:val="333333"/>
          <w:szCs w:val="21"/>
        </w:rPr>
        <w:t>类比</w:t>
      </w:r>
      <w:r w:rsidR="00140AE7">
        <w:rPr>
          <w:rFonts w:ascii="Arial" w:hAnsi="Arial" w:cs="Arial" w:hint="eastAsia"/>
          <w:color w:val="333333"/>
          <w:szCs w:val="21"/>
        </w:rPr>
        <w:t>,</w:t>
      </w:r>
      <w:r w:rsidR="003E7E39">
        <w:rPr>
          <w:rFonts w:ascii="Arial" w:hAnsi="Arial" w:cs="Arial"/>
          <w:color w:val="333333"/>
          <w:szCs w:val="21"/>
        </w:rPr>
        <w:t xml:space="preserve"> </w:t>
      </w:r>
      <w:r w:rsidR="00ED50AC">
        <w:rPr>
          <w:rFonts w:ascii="Arial" w:hAnsi="Arial" w:cs="Arial" w:hint="eastAsia"/>
          <w:color w:val="333333"/>
          <w:szCs w:val="21"/>
        </w:rPr>
        <w:t>小孩学习任何一个新概念</w:t>
      </w:r>
      <w:r w:rsidR="00ED50AC">
        <w:rPr>
          <w:rFonts w:ascii="Arial" w:hAnsi="Arial" w:cs="Arial" w:hint="eastAsia"/>
          <w:color w:val="333333"/>
          <w:szCs w:val="21"/>
        </w:rPr>
        <w:t>.</w:t>
      </w:r>
      <w:r w:rsidR="003E7E39">
        <w:rPr>
          <w:rFonts w:ascii="Arial" w:hAnsi="Arial" w:cs="Arial"/>
          <w:color w:val="333333"/>
          <w:szCs w:val="21"/>
        </w:rPr>
        <w:t xml:space="preserve"> </w:t>
      </w:r>
    </w:p>
    <w:p w:rsidR="00ED50AC" w:rsidRDefault="003E7E39" w:rsidP="00524B1C">
      <w:pPr>
        <w:widowControl/>
        <w:spacing w:line="360" w:lineRule="atLeast"/>
        <w:ind w:firstLine="420"/>
        <w:jc w:val="left"/>
        <w:rPr>
          <w:rFonts w:ascii="Arial" w:hAnsi="Arial" w:cs="Arial"/>
          <w:color w:val="333333"/>
          <w:szCs w:val="21"/>
        </w:rPr>
      </w:pPr>
      <w:r>
        <w:rPr>
          <w:rFonts w:ascii="Arial" w:hAnsi="Arial" w:cs="Arial"/>
          <w:noProof/>
          <w:color w:val="333333"/>
          <w:szCs w:val="21"/>
        </w:rPr>
        <w:drawing>
          <wp:inline distT="0" distB="0" distL="0" distR="0">
            <wp:extent cx="5486332" cy="2446500"/>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0721" cy="2484131"/>
                    </a:xfrm>
                    <a:prstGeom prst="rect">
                      <a:avLst/>
                    </a:prstGeom>
                    <a:noFill/>
                    <a:ln>
                      <a:noFill/>
                    </a:ln>
                  </pic:spPr>
                </pic:pic>
              </a:graphicData>
            </a:graphic>
          </wp:inline>
        </w:drawing>
      </w:r>
    </w:p>
    <w:p w:rsidR="006E1A86" w:rsidRDefault="003E7E39" w:rsidP="003E7E39">
      <w:pPr>
        <w:widowControl/>
        <w:spacing w:line="360" w:lineRule="atLeast"/>
        <w:jc w:val="left"/>
        <w:rPr>
          <w:rFonts w:ascii="Arial" w:hAnsi="Arial" w:cs="Arial"/>
          <w:color w:val="333333"/>
          <w:szCs w:val="21"/>
        </w:rPr>
      </w:pPr>
      <w:r>
        <w:rPr>
          <w:rFonts w:ascii="Arial" w:hAnsi="Arial" w:cs="Arial" w:hint="eastAsia"/>
          <w:color w:val="333333"/>
          <w:szCs w:val="21"/>
        </w:rPr>
        <w:t xml:space="preserve"> </w:t>
      </w:r>
      <w:r>
        <w:rPr>
          <w:rFonts w:ascii="Arial" w:hAnsi="Arial" w:cs="Arial"/>
          <w:color w:val="333333"/>
          <w:szCs w:val="21"/>
        </w:rPr>
        <w:t xml:space="preserve">                                                </w:t>
      </w:r>
    </w:p>
    <w:p w:rsidR="00681435" w:rsidRDefault="00193D16" w:rsidP="00524B1C">
      <w:pPr>
        <w:widowControl/>
        <w:spacing w:line="360" w:lineRule="atLeast"/>
        <w:ind w:firstLine="420"/>
        <w:jc w:val="left"/>
        <w:rPr>
          <w:rFonts w:ascii="Arial" w:hAnsi="Arial" w:cs="Arial"/>
          <w:color w:val="333333"/>
          <w:szCs w:val="21"/>
        </w:rPr>
      </w:pPr>
      <w:r>
        <w:rPr>
          <w:rFonts w:ascii="Arial" w:hAnsi="Arial" w:cs="Arial"/>
          <w:color w:val="333333"/>
          <w:szCs w:val="21"/>
        </w:rPr>
        <w:t>1959</w:t>
      </w:r>
      <w:r>
        <w:rPr>
          <w:rFonts w:ascii="Arial" w:hAnsi="Arial" w:cs="Arial" w:hint="eastAsia"/>
          <w:color w:val="333333"/>
          <w:szCs w:val="21"/>
        </w:rPr>
        <w:t>年</w:t>
      </w:r>
      <w:r>
        <w:rPr>
          <w:rFonts w:ascii="Arial" w:hAnsi="Arial" w:cs="Arial" w:hint="eastAsia"/>
          <w:color w:val="333333"/>
          <w:szCs w:val="21"/>
        </w:rPr>
        <w:t>,</w:t>
      </w:r>
      <w:r>
        <w:rPr>
          <w:rFonts w:ascii="Arial" w:hAnsi="Arial" w:cs="Arial" w:hint="eastAsia"/>
          <w:color w:val="333333"/>
          <w:szCs w:val="21"/>
        </w:rPr>
        <w:t>人工智能先驱</w:t>
      </w:r>
      <w:r w:rsidR="00681435">
        <w:rPr>
          <w:rFonts w:ascii="Arial" w:hAnsi="Arial" w:cs="Arial"/>
          <w:color w:val="333333"/>
          <w:szCs w:val="21"/>
        </w:rPr>
        <w:t xml:space="preserve">Arthur </w:t>
      </w:r>
      <w:r w:rsidR="00681435">
        <w:rPr>
          <w:rFonts w:ascii="Arial" w:hAnsi="Arial" w:cs="Arial" w:hint="eastAsia"/>
          <w:color w:val="333333"/>
          <w:szCs w:val="21"/>
        </w:rPr>
        <w:t>S</w:t>
      </w:r>
      <w:r w:rsidR="00681435">
        <w:rPr>
          <w:rFonts w:ascii="Arial" w:hAnsi="Arial" w:cs="Arial"/>
          <w:color w:val="333333"/>
          <w:szCs w:val="21"/>
        </w:rPr>
        <w:t>amuel</w:t>
      </w:r>
      <w:r>
        <w:rPr>
          <w:rFonts w:ascii="Arial" w:hAnsi="Arial" w:cs="Arial" w:hint="eastAsia"/>
          <w:color w:val="333333"/>
          <w:szCs w:val="21"/>
        </w:rPr>
        <w:t>给出了机器学习最早的定义</w:t>
      </w:r>
      <w:r w:rsidR="00681435">
        <w:rPr>
          <w:rFonts w:ascii="Arial" w:hAnsi="Arial" w:cs="Arial"/>
          <w:color w:val="333333"/>
          <w:szCs w:val="21"/>
        </w:rPr>
        <w:t xml:space="preserve">: </w:t>
      </w:r>
      <w:r w:rsidR="00681435">
        <w:rPr>
          <w:rFonts w:ascii="Arial" w:hAnsi="Arial" w:cs="Arial" w:hint="eastAsia"/>
          <w:color w:val="333333"/>
          <w:szCs w:val="21"/>
        </w:rPr>
        <w:t>机器学习是</w:t>
      </w:r>
      <w:proofErr w:type="gramStart"/>
      <w:r w:rsidR="00681435">
        <w:rPr>
          <w:rFonts w:ascii="Arial" w:hAnsi="Arial" w:cs="Arial"/>
          <w:color w:val="333333"/>
          <w:szCs w:val="21"/>
        </w:rPr>
        <w:t>”</w:t>
      </w:r>
      <w:proofErr w:type="gramEnd"/>
      <w:r w:rsidR="00681435" w:rsidRPr="00140AE7">
        <w:rPr>
          <w:rFonts w:ascii="Arial" w:hAnsi="Arial" w:cs="Arial" w:hint="eastAsia"/>
          <w:b/>
          <w:color w:val="C00000"/>
          <w:szCs w:val="21"/>
        </w:rPr>
        <w:t>不用</w:t>
      </w:r>
      <w:r w:rsidR="00681435">
        <w:rPr>
          <w:rFonts w:ascii="Arial" w:hAnsi="Arial" w:cs="Arial" w:hint="eastAsia"/>
          <w:color w:val="333333"/>
          <w:szCs w:val="21"/>
        </w:rPr>
        <w:t>具体地编程</w:t>
      </w:r>
      <w:r w:rsidR="00681435">
        <w:rPr>
          <w:rFonts w:ascii="Arial" w:hAnsi="Arial" w:cs="Arial" w:hint="eastAsia"/>
          <w:color w:val="333333"/>
          <w:szCs w:val="21"/>
        </w:rPr>
        <w:t>,</w:t>
      </w:r>
      <w:r w:rsidR="00681435">
        <w:rPr>
          <w:rFonts w:ascii="Arial" w:hAnsi="Arial" w:cs="Arial" w:hint="eastAsia"/>
          <w:color w:val="333333"/>
          <w:szCs w:val="21"/>
        </w:rPr>
        <w:t>而让计算机</w:t>
      </w:r>
      <w:r w:rsidR="00681435" w:rsidRPr="00140AE7">
        <w:rPr>
          <w:rFonts w:ascii="Arial" w:hAnsi="Arial" w:cs="Arial" w:hint="eastAsia"/>
          <w:b/>
          <w:color w:val="C00000"/>
          <w:szCs w:val="21"/>
        </w:rPr>
        <w:t>具有学习能力</w:t>
      </w:r>
      <w:r w:rsidR="00681435">
        <w:rPr>
          <w:rFonts w:ascii="Arial" w:hAnsi="Arial" w:cs="Arial" w:hint="eastAsia"/>
          <w:color w:val="333333"/>
          <w:szCs w:val="21"/>
        </w:rPr>
        <w:t>的一个研究领域</w:t>
      </w:r>
      <w:r w:rsidR="00681435">
        <w:rPr>
          <w:rFonts w:ascii="Arial" w:hAnsi="Arial" w:cs="Arial" w:hint="eastAsia"/>
          <w:color w:val="333333"/>
          <w:szCs w:val="21"/>
        </w:rPr>
        <w:t>.</w:t>
      </w:r>
      <w:r w:rsidR="00681435">
        <w:rPr>
          <w:rFonts w:ascii="Arial" w:hAnsi="Arial" w:cs="Arial"/>
          <w:color w:val="333333"/>
          <w:szCs w:val="21"/>
        </w:rPr>
        <w:t>”</w:t>
      </w:r>
      <w:r w:rsidR="00AD0BA2">
        <w:rPr>
          <w:rFonts w:ascii="Arial" w:hAnsi="Arial" w:cs="Arial"/>
          <w:color w:val="333333"/>
          <w:szCs w:val="21"/>
        </w:rPr>
        <w:t xml:space="preserve"> </w:t>
      </w:r>
      <w:r w:rsidR="00140AE7">
        <w:rPr>
          <w:rFonts w:ascii="Arial" w:hAnsi="Arial" w:cs="Arial"/>
          <w:color w:val="333333"/>
          <w:szCs w:val="21"/>
        </w:rPr>
        <w:t xml:space="preserve"> </w:t>
      </w:r>
    </w:p>
    <w:p w:rsidR="00681435" w:rsidRDefault="000B0EBE" w:rsidP="00E80329">
      <w:pPr>
        <w:widowControl/>
        <w:spacing w:line="360" w:lineRule="atLeast"/>
        <w:ind w:firstLine="420"/>
        <w:jc w:val="left"/>
        <w:rPr>
          <w:rFonts w:ascii="Arial" w:hAnsi="Arial" w:cs="Arial"/>
          <w:color w:val="333333"/>
          <w:kern w:val="0"/>
          <w:szCs w:val="21"/>
        </w:rPr>
      </w:pPr>
      <w:r>
        <w:rPr>
          <w:rFonts w:ascii="Arial" w:hAnsi="Arial" w:cs="Arial" w:hint="eastAsia"/>
          <w:b/>
          <w:color w:val="333333"/>
          <w:kern w:val="0"/>
          <w:szCs w:val="21"/>
        </w:rPr>
        <w:t>从</w:t>
      </w:r>
      <w:r w:rsidR="00650F2B">
        <w:rPr>
          <w:rFonts w:ascii="Arial" w:hAnsi="Arial" w:cs="Arial" w:hint="eastAsia"/>
          <w:b/>
          <w:color w:val="333333"/>
          <w:kern w:val="0"/>
          <w:szCs w:val="21"/>
        </w:rPr>
        <w:t>具体例子中</w:t>
      </w:r>
      <w:r>
        <w:rPr>
          <w:rFonts w:ascii="Arial" w:hAnsi="Arial" w:cs="Arial" w:hint="eastAsia"/>
          <w:b/>
          <w:color w:val="333333"/>
          <w:kern w:val="0"/>
          <w:szCs w:val="21"/>
        </w:rPr>
        <w:t>到</w:t>
      </w:r>
      <w:r w:rsidR="00650F2B">
        <w:rPr>
          <w:rFonts w:ascii="Arial" w:hAnsi="Arial" w:cs="Arial" w:hint="eastAsia"/>
          <w:b/>
          <w:color w:val="333333"/>
          <w:kern w:val="0"/>
          <w:szCs w:val="21"/>
        </w:rPr>
        <w:t>数据</w:t>
      </w:r>
      <w:proofErr w:type="gramStart"/>
      <w:r w:rsidR="00650F2B">
        <w:rPr>
          <w:rFonts w:ascii="Arial" w:hAnsi="Arial" w:cs="Arial" w:hint="eastAsia"/>
          <w:b/>
          <w:color w:val="333333"/>
          <w:kern w:val="0"/>
          <w:szCs w:val="21"/>
        </w:rPr>
        <w:t>集</w:t>
      </w:r>
      <w:r>
        <w:rPr>
          <w:rFonts w:ascii="Arial" w:hAnsi="Arial" w:cs="Arial" w:hint="eastAsia"/>
          <w:b/>
          <w:color w:val="333333"/>
          <w:kern w:val="0"/>
          <w:szCs w:val="21"/>
        </w:rPr>
        <w:t>概念</w:t>
      </w:r>
      <w:proofErr w:type="gramEnd"/>
      <w:r w:rsidR="00E80329">
        <w:rPr>
          <w:rFonts w:ascii="Arial" w:hAnsi="Arial" w:cs="Arial" w:hint="eastAsia"/>
          <w:color w:val="333333"/>
          <w:kern w:val="0"/>
          <w:szCs w:val="21"/>
        </w:rPr>
        <w:t>:</w:t>
      </w:r>
    </w:p>
    <w:p w:rsidR="006F3161" w:rsidRPr="006F3161" w:rsidRDefault="00C821A3" w:rsidP="006F3161">
      <w:pPr>
        <w:pStyle w:val="40"/>
        <w:rPr>
          <w:rFonts w:hint="eastAsia"/>
        </w:rPr>
      </w:pPr>
      <w:r>
        <w:rPr>
          <w:rFonts w:ascii="Arial" w:hAnsi="Arial" w:cs="Arial" w:hint="eastAsia"/>
          <w:color w:val="333333"/>
          <w:kern w:val="0"/>
          <w:szCs w:val="21"/>
        </w:rPr>
        <w:lastRenderedPageBreak/>
        <w:t>垃圾邮件过滤器</w:t>
      </w:r>
      <w:r w:rsidR="005F7B80">
        <w:rPr>
          <w:rFonts w:ascii="Arial" w:hAnsi="Arial" w:cs="Arial"/>
          <w:color w:val="333333"/>
          <w:kern w:val="0"/>
          <w:szCs w:val="21"/>
        </w:rPr>
        <w:t>(spam filter)</w:t>
      </w:r>
      <w:r>
        <w:rPr>
          <w:rFonts w:ascii="Arial" w:hAnsi="Arial" w:cs="Arial" w:hint="eastAsia"/>
          <w:color w:val="333333"/>
          <w:kern w:val="0"/>
          <w:szCs w:val="21"/>
        </w:rPr>
        <w:t>,</w:t>
      </w:r>
      <w:r w:rsidR="00F636C3">
        <w:rPr>
          <w:rFonts w:ascii="Arial" w:hAnsi="Arial" w:cs="Arial"/>
          <w:color w:val="333333"/>
          <w:kern w:val="0"/>
          <w:szCs w:val="21"/>
        </w:rPr>
        <w:t xml:space="preserve"> </w:t>
      </w:r>
      <w:r>
        <w:rPr>
          <w:rFonts w:ascii="Arial" w:hAnsi="Arial" w:cs="Arial" w:hint="eastAsia"/>
          <w:color w:val="333333"/>
          <w:kern w:val="0"/>
          <w:szCs w:val="21"/>
        </w:rPr>
        <w:t>就是一个能根据已知垃圾邮件和普通邮件的例子来标记垃圾邮件的机器学习程序</w:t>
      </w:r>
      <w:r>
        <w:rPr>
          <w:rFonts w:ascii="Arial" w:hAnsi="Arial" w:cs="Arial" w:hint="eastAsia"/>
          <w:color w:val="333333"/>
          <w:kern w:val="0"/>
          <w:szCs w:val="21"/>
        </w:rPr>
        <w:t>.</w:t>
      </w:r>
      <w:r>
        <w:rPr>
          <w:rFonts w:ascii="Arial" w:hAnsi="Arial" w:cs="Arial"/>
          <w:color w:val="333333"/>
          <w:kern w:val="0"/>
          <w:szCs w:val="21"/>
        </w:rPr>
        <w:t xml:space="preserve"> </w:t>
      </w:r>
      <w:r>
        <w:rPr>
          <w:rFonts w:ascii="Arial" w:hAnsi="Arial" w:cs="Arial" w:hint="eastAsia"/>
          <w:color w:val="333333"/>
          <w:kern w:val="0"/>
          <w:szCs w:val="21"/>
        </w:rPr>
        <w:t>这些已知垃圾邮件和普通邮件的例子就称为</w:t>
      </w:r>
      <w:r w:rsidRPr="005F7B80">
        <w:rPr>
          <w:rFonts w:ascii="Arial" w:hAnsi="Arial" w:cs="Arial" w:hint="eastAsia"/>
          <w:b/>
          <w:color w:val="333333"/>
          <w:kern w:val="0"/>
          <w:szCs w:val="21"/>
        </w:rPr>
        <w:t>训练集</w:t>
      </w:r>
      <w:r>
        <w:rPr>
          <w:rFonts w:ascii="Arial" w:hAnsi="Arial" w:cs="Arial" w:hint="eastAsia"/>
          <w:color w:val="333333"/>
          <w:kern w:val="0"/>
          <w:szCs w:val="21"/>
        </w:rPr>
        <w:t>(</w:t>
      </w:r>
      <w:r>
        <w:rPr>
          <w:rFonts w:ascii="Arial" w:hAnsi="Arial" w:cs="Arial"/>
          <w:color w:val="333333"/>
          <w:kern w:val="0"/>
          <w:szCs w:val="21"/>
        </w:rPr>
        <w:t xml:space="preserve">training set). </w:t>
      </w:r>
      <w:r>
        <w:rPr>
          <w:rFonts w:ascii="Arial" w:hAnsi="Arial" w:cs="Arial" w:hint="eastAsia"/>
          <w:color w:val="333333"/>
          <w:kern w:val="0"/>
          <w:szCs w:val="21"/>
        </w:rPr>
        <w:t>每封邮件就是一个</w:t>
      </w:r>
      <w:r w:rsidRPr="005F7B80">
        <w:rPr>
          <w:rFonts w:ascii="Arial" w:hAnsi="Arial" w:cs="Arial" w:hint="eastAsia"/>
          <w:b/>
          <w:color w:val="333333"/>
          <w:kern w:val="0"/>
          <w:szCs w:val="21"/>
        </w:rPr>
        <w:t>样本</w:t>
      </w:r>
      <w:r>
        <w:rPr>
          <w:rFonts w:ascii="Arial" w:hAnsi="Arial" w:cs="Arial" w:hint="eastAsia"/>
          <w:color w:val="333333"/>
          <w:kern w:val="0"/>
          <w:szCs w:val="21"/>
        </w:rPr>
        <w:t>(</w:t>
      </w:r>
      <w:r>
        <w:rPr>
          <w:rFonts w:ascii="Arial" w:hAnsi="Arial" w:cs="Arial" w:hint="eastAsia"/>
          <w:color w:val="333333"/>
          <w:kern w:val="0"/>
          <w:szCs w:val="21"/>
        </w:rPr>
        <w:t>或</w:t>
      </w:r>
      <w:proofErr w:type="gramStart"/>
      <w:r>
        <w:rPr>
          <w:rFonts w:ascii="Arial" w:hAnsi="Arial" w:cs="Arial" w:hint="eastAsia"/>
          <w:color w:val="333333"/>
          <w:kern w:val="0"/>
          <w:szCs w:val="21"/>
        </w:rPr>
        <w:t>称记录</w:t>
      </w:r>
      <w:proofErr w:type="gramEnd"/>
      <w:r>
        <w:rPr>
          <w:rFonts w:ascii="Arial" w:hAnsi="Arial" w:cs="Arial" w:hint="eastAsia"/>
          <w:color w:val="333333"/>
          <w:kern w:val="0"/>
          <w:szCs w:val="21"/>
        </w:rPr>
        <w:t>,</w:t>
      </w:r>
      <w:r>
        <w:rPr>
          <w:rFonts w:ascii="Arial" w:hAnsi="Arial" w:cs="Arial"/>
          <w:color w:val="333333"/>
          <w:kern w:val="0"/>
          <w:szCs w:val="21"/>
        </w:rPr>
        <w:t xml:space="preserve"> sample</w:t>
      </w:r>
      <w:r>
        <w:rPr>
          <w:rFonts w:ascii="Arial" w:hAnsi="Arial" w:cs="Arial" w:hint="eastAsia"/>
          <w:color w:val="333333"/>
          <w:kern w:val="0"/>
          <w:szCs w:val="21"/>
        </w:rPr>
        <w:t>)</w:t>
      </w:r>
      <w:r>
        <w:rPr>
          <w:rFonts w:ascii="Arial" w:hAnsi="Arial" w:cs="Arial"/>
          <w:color w:val="333333"/>
          <w:kern w:val="0"/>
          <w:szCs w:val="21"/>
        </w:rPr>
        <w:t xml:space="preserve">. </w:t>
      </w:r>
      <w:r>
        <w:rPr>
          <w:rFonts w:ascii="Arial" w:hAnsi="Arial" w:cs="Arial" w:hint="eastAsia"/>
          <w:color w:val="333333"/>
          <w:kern w:val="0"/>
          <w:szCs w:val="21"/>
        </w:rPr>
        <w:t>机器学习的任务就是对一封</w:t>
      </w:r>
      <w:r w:rsidRPr="005F7B80">
        <w:rPr>
          <w:rFonts w:ascii="Arial" w:hAnsi="Arial" w:cs="Arial" w:hint="eastAsia"/>
          <w:b/>
          <w:color w:val="333333"/>
          <w:kern w:val="0"/>
          <w:szCs w:val="21"/>
        </w:rPr>
        <w:t>新邮件</w:t>
      </w:r>
      <w:r>
        <w:rPr>
          <w:rFonts w:ascii="Arial" w:hAnsi="Arial" w:cs="Arial" w:hint="eastAsia"/>
          <w:color w:val="333333"/>
          <w:kern w:val="0"/>
          <w:szCs w:val="21"/>
        </w:rPr>
        <w:t>标记出它是否为垃圾邮件</w:t>
      </w:r>
      <w:r w:rsidR="00EA5521">
        <w:rPr>
          <w:rFonts w:ascii="Arial" w:hAnsi="Arial" w:cs="Arial" w:hint="eastAsia"/>
          <w:color w:val="333333"/>
          <w:kern w:val="0"/>
          <w:szCs w:val="21"/>
        </w:rPr>
        <w:t>,</w:t>
      </w:r>
      <w:r w:rsidR="00EA5521">
        <w:rPr>
          <w:rFonts w:ascii="Arial" w:hAnsi="Arial" w:cs="Arial" w:hint="eastAsia"/>
          <w:color w:val="333333"/>
          <w:kern w:val="0"/>
          <w:szCs w:val="21"/>
        </w:rPr>
        <w:t>也就是对邮件进行分类</w:t>
      </w:r>
      <w:r>
        <w:rPr>
          <w:rFonts w:ascii="Arial" w:hAnsi="Arial" w:cs="Arial" w:hint="eastAsia"/>
          <w:color w:val="333333"/>
          <w:kern w:val="0"/>
          <w:szCs w:val="21"/>
        </w:rPr>
        <w:t>.</w:t>
      </w:r>
      <w:r w:rsidR="00EA5521">
        <w:rPr>
          <w:rFonts w:ascii="Arial" w:hAnsi="Arial" w:cs="Arial"/>
          <w:color w:val="333333"/>
          <w:kern w:val="0"/>
          <w:szCs w:val="21"/>
        </w:rPr>
        <w:t xml:space="preserve"> </w:t>
      </w:r>
      <w:r w:rsidR="005F7B80">
        <w:rPr>
          <w:rFonts w:ascii="Arial" w:hAnsi="Arial" w:cs="Arial" w:hint="eastAsia"/>
          <w:color w:val="333333"/>
          <w:kern w:val="0"/>
          <w:szCs w:val="21"/>
        </w:rPr>
        <w:t>新邮件组成的集合</w:t>
      </w:r>
      <w:r w:rsidR="005F7B80">
        <w:rPr>
          <w:rFonts w:ascii="Arial" w:hAnsi="Arial" w:cs="Arial" w:hint="eastAsia"/>
          <w:color w:val="333333"/>
          <w:kern w:val="0"/>
          <w:szCs w:val="21"/>
        </w:rPr>
        <w:t>,</w:t>
      </w:r>
      <w:r w:rsidR="005F7B80">
        <w:rPr>
          <w:rFonts w:ascii="Arial" w:hAnsi="Arial" w:cs="Arial" w:hint="eastAsia"/>
          <w:color w:val="333333"/>
          <w:kern w:val="0"/>
          <w:szCs w:val="21"/>
        </w:rPr>
        <w:t>就称为</w:t>
      </w:r>
      <w:r w:rsidR="005F7B80" w:rsidRPr="005F7B80">
        <w:rPr>
          <w:rFonts w:ascii="Arial" w:hAnsi="Arial" w:cs="Arial" w:hint="eastAsia"/>
          <w:b/>
          <w:color w:val="333333"/>
          <w:kern w:val="0"/>
          <w:szCs w:val="21"/>
        </w:rPr>
        <w:t>测试集</w:t>
      </w:r>
      <w:r w:rsidR="005F7B80">
        <w:rPr>
          <w:rFonts w:ascii="Arial" w:hAnsi="Arial" w:cs="Arial" w:hint="eastAsia"/>
          <w:color w:val="333333"/>
          <w:kern w:val="0"/>
          <w:szCs w:val="21"/>
        </w:rPr>
        <w:t>(</w:t>
      </w:r>
      <w:r w:rsidR="005F7B80">
        <w:rPr>
          <w:rFonts w:ascii="Arial" w:hAnsi="Arial" w:cs="Arial"/>
          <w:color w:val="333333"/>
          <w:kern w:val="0"/>
          <w:szCs w:val="21"/>
        </w:rPr>
        <w:t>testing set</w:t>
      </w:r>
      <w:r w:rsidR="005F7B80">
        <w:rPr>
          <w:rFonts w:ascii="Arial" w:hAnsi="Arial" w:cs="Arial" w:hint="eastAsia"/>
          <w:color w:val="333333"/>
          <w:kern w:val="0"/>
          <w:szCs w:val="21"/>
        </w:rPr>
        <w:t>)</w:t>
      </w:r>
      <w:r w:rsidR="005F7B80">
        <w:rPr>
          <w:rFonts w:ascii="Arial" w:hAnsi="Arial" w:cs="Arial"/>
          <w:color w:val="333333"/>
          <w:kern w:val="0"/>
          <w:szCs w:val="21"/>
        </w:rPr>
        <w:t xml:space="preserve">. </w:t>
      </w:r>
      <w:r w:rsidR="00EA5521">
        <w:rPr>
          <w:rFonts w:ascii="Arial" w:hAnsi="Arial" w:cs="Arial" w:hint="eastAsia"/>
          <w:color w:val="333333"/>
          <w:kern w:val="0"/>
          <w:szCs w:val="21"/>
        </w:rPr>
        <w:t>机器学习</w:t>
      </w:r>
      <w:r w:rsidR="005F7B80">
        <w:rPr>
          <w:rFonts w:ascii="Arial" w:hAnsi="Arial" w:cs="Arial" w:hint="eastAsia"/>
          <w:color w:val="333333"/>
          <w:kern w:val="0"/>
          <w:szCs w:val="21"/>
        </w:rPr>
        <w:t>做</w:t>
      </w:r>
      <w:r w:rsidR="00EA5521">
        <w:rPr>
          <w:rFonts w:ascii="Arial" w:hAnsi="Arial" w:cs="Arial" w:hint="eastAsia"/>
          <w:color w:val="333333"/>
          <w:kern w:val="0"/>
          <w:szCs w:val="21"/>
        </w:rPr>
        <w:t>出的分类是否准确</w:t>
      </w:r>
      <w:r w:rsidR="00EA5521">
        <w:rPr>
          <w:rFonts w:ascii="Arial" w:hAnsi="Arial" w:cs="Arial" w:hint="eastAsia"/>
          <w:color w:val="333333"/>
          <w:kern w:val="0"/>
          <w:szCs w:val="21"/>
        </w:rPr>
        <w:t>,</w:t>
      </w:r>
      <w:r w:rsidR="00EA5521">
        <w:rPr>
          <w:rFonts w:ascii="Arial" w:hAnsi="Arial" w:cs="Arial" w:hint="eastAsia"/>
          <w:color w:val="333333"/>
          <w:kern w:val="0"/>
          <w:szCs w:val="21"/>
        </w:rPr>
        <w:t>可以用准确率</w:t>
      </w:r>
      <w:r w:rsidR="00EA5521">
        <w:rPr>
          <w:rFonts w:ascii="Arial" w:hAnsi="Arial" w:cs="Arial" w:hint="eastAsia"/>
          <w:color w:val="333333"/>
          <w:kern w:val="0"/>
          <w:szCs w:val="21"/>
        </w:rPr>
        <w:t>(</w:t>
      </w:r>
      <w:r w:rsidR="00EA5521">
        <w:rPr>
          <w:rFonts w:ascii="Arial" w:hAnsi="Arial" w:cs="Arial"/>
          <w:color w:val="333333"/>
          <w:kern w:val="0"/>
          <w:szCs w:val="21"/>
        </w:rPr>
        <w:t>accuracy)</w:t>
      </w:r>
      <w:r w:rsidR="00EA5521">
        <w:rPr>
          <w:rFonts w:ascii="Arial" w:hAnsi="Arial" w:cs="Arial" w:hint="eastAsia"/>
          <w:color w:val="333333"/>
          <w:kern w:val="0"/>
          <w:szCs w:val="21"/>
        </w:rPr>
        <w:t>来测量</w:t>
      </w:r>
      <w:r w:rsidR="00EA5521">
        <w:rPr>
          <w:rFonts w:ascii="Arial" w:hAnsi="Arial" w:cs="Arial" w:hint="eastAsia"/>
          <w:color w:val="333333"/>
          <w:kern w:val="0"/>
          <w:szCs w:val="21"/>
        </w:rPr>
        <w:t>.</w:t>
      </w:r>
      <w:r w:rsidR="006F3161">
        <w:rPr>
          <w:rFonts w:ascii="Arial" w:hAnsi="Arial" w:cs="Arial"/>
          <w:color w:val="333333"/>
          <w:kern w:val="0"/>
          <w:szCs w:val="21"/>
        </w:rPr>
        <w:t xml:space="preserve"> </w:t>
      </w:r>
      <w:r w:rsidR="006F3161">
        <w:rPr>
          <w:rFonts w:ascii="Arial" w:hAnsi="Arial" w:cs="Arial" w:hint="eastAsia"/>
          <w:color w:val="333333"/>
          <w:kern w:val="0"/>
          <w:szCs w:val="21"/>
        </w:rPr>
        <w:t>这是一个分类问题</w:t>
      </w:r>
      <w:r w:rsidR="006F3161">
        <w:rPr>
          <w:rFonts w:ascii="Arial" w:hAnsi="Arial" w:cs="Arial" w:hint="eastAsia"/>
          <w:color w:val="333333"/>
          <w:kern w:val="0"/>
          <w:szCs w:val="21"/>
        </w:rPr>
        <w:t>.</w:t>
      </w:r>
      <w:r w:rsidR="006F3161">
        <w:rPr>
          <w:rFonts w:ascii="Arial" w:hAnsi="Arial" w:cs="Arial"/>
          <w:color w:val="333333"/>
          <w:kern w:val="0"/>
          <w:szCs w:val="21"/>
        </w:rPr>
        <w:t xml:space="preserve"> </w:t>
      </w:r>
      <w:r w:rsidR="006F3161">
        <w:rPr>
          <w:rFonts w:hint="eastAsia"/>
        </w:rPr>
        <w:t>机器学习的一个主要任务是</w:t>
      </w:r>
      <w:r w:rsidR="006F3161" w:rsidRPr="00AA747F">
        <w:rPr>
          <w:rFonts w:hint="eastAsia"/>
          <w:b/>
        </w:rPr>
        <w:t>分类</w:t>
      </w:r>
      <w:r w:rsidR="006F3161">
        <w:rPr>
          <w:rFonts w:hint="eastAsia"/>
        </w:rPr>
        <w:t>.</w:t>
      </w:r>
      <w:r w:rsidR="006F3161" w:rsidRPr="00F922AD">
        <w:rPr>
          <w:rFonts w:hint="eastAsia"/>
          <w:b/>
        </w:rPr>
        <w:t>目标变量</w:t>
      </w:r>
      <w:r w:rsidR="006F3161">
        <w:rPr>
          <w:rFonts w:hint="eastAsia"/>
        </w:rPr>
        <w:t>是机器学习算法的预测结果</w:t>
      </w:r>
      <w:r w:rsidR="006F3161">
        <w:rPr>
          <w:rFonts w:hint="eastAsia"/>
        </w:rPr>
        <w:t>(</w:t>
      </w:r>
      <w:r w:rsidR="006F3161">
        <w:rPr>
          <w:rFonts w:hint="eastAsia"/>
        </w:rPr>
        <w:t>标签</w:t>
      </w:r>
      <w:r w:rsidR="006F3161">
        <w:rPr>
          <w:rFonts w:hint="eastAsia"/>
        </w:rPr>
        <w:t>)</w:t>
      </w:r>
      <w:r w:rsidR="006F3161">
        <w:t>.</w:t>
      </w:r>
    </w:p>
    <w:p w:rsidR="00C821A3" w:rsidRDefault="00C821A3" w:rsidP="005F7B80">
      <w:pPr>
        <w:widowControl/>
        <w:spacing w:line="360" w:lineRule="atLeast"/>
        <w:ind w:firstLine="420"/>
        <w:jc w:val="left"/>
        <w:rPr>
          <w:rFonts w:ascii="Arial" w:hAnsi="Arial" w:cs="Arial"/>
          <w:color w:val="333333"/>
          <w:kern w:val="0"/>
          <w:szCs w:val="21"/>
        </w:rPr>
      </w:pPr>
      <w:r>
        <w:rPr>
          <w:rFonts w:ascii="Arial" w:hAnsi="Arial" w:cs="Arial"/>
          <w:color w:val="333333"/>
          <w:kern w:val="0"/>
          <w:szCs w:val="21"/>
        </w:rPr>
        <w:t xml:space="preserve"> </w:t>
      </w:r>
    </w:p>
    <w:p w:rsidR="005F7B80" w:rsidRDefault="005F7B80" w:rsidP="00C821A3">
      <w:pPr>
        <w:widowControl/>
        <w:spacing w:line="360" w:lineRule="atLeast"/>
        <w:jc w:val="left"/>
        <w:rPr>
          <w:rFonts w:ascii="Arial" w:hAnsi="Arial" w:cs="Arial"/>
          <w:color w:val="333333"/>
          <w:kern w:val="0"/>
          <w:szCs w:val="21"/>
        </w:rPr>
      </w:pPr>
      <w:r>
        <w:rPr>
          <w:noProof/>
          <w:color w:val="000000"/>
          <w:sz w:val="18"/>
          <w:szCs w:val="18"/>
        </w:rPr>
        <w:drawing>
          <wp:inline distT="0" distB="0" distL="0" distR="0" wp14:anchorId="2FCF988D" wp14:editId="0EE8EC27">
            <wp:extent cx="6192520" cy="2412555"/>
            <wp:effectExtent l="0" t="0" r="0" b="6985"/>
            <wp:docPr id="3" name="currentImg" descr="https://timgsa.baidu.com/timg?image&amp;quality=80&amp;size=b9999_10000&amp;sec=1524113740357&amp;di=d185bdc2a4d038e0ab53f70fd4ac2a6a&amp;imgtype=0&amp;src=http%3A%2F%2Fi.onlinehelp.microsoft.com%2Fdynimg%2FIC4218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s://timgsa.baidu.com/timg?image&amp;quality=80&amp;size=b9999_10000&amp;sec=1524113740357&amp;di=d185bdc2a4d038e0ab53f70fd4ac2a6a&amp;imgtype=0&amp;src=http%3A%2F%2Fi.onlinehelp.microsoft.com%2Fdynimg%2FIC421800.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2520" cy="2412555"/>
                    </a:xfrm>
                    <a:prstGeom prst="rect">
                      <a:avLst/>
                    </a:prstGeom>
                    <a:noFill/>
                    <a:ln>
                      <a:noFill/>
                    </a:ln>
                  </pic:spPr>
                </pic:pic>
              </a:graphicData>
            </a:graphic>
          </wp:inline>
        </w:drawing>
      </w:r>
    </w:p>
    <w:p w:rsidR="00524B1C" w:rsidRDefault="00524B1C" w:rsidP="006F3161">
      <w:pPr>
        <w:pStyle w:val="40"/>
        <w:ind w:firstLine="422"/>
        <w:rPr>
          <w:rFonts w:hint="eastAsia"/>
        </w:rPr>
      </w:pPr>
      <w:r w:rsidRPr="006F3161">
        <w:rPr>
          <w:rFonts w:hint="eastAsia"/>
          <w:b/>
          <w:color w:val="C00000"/>
        </w:rPr>
        <w:t>训练集</w:t>
      </w:r>
      <w:r>
        <w:rPr>
          <w:rFonts w:hint="eastAsia"/>
        </w:rPr>
        <w:t>:</w:t>
      </w:r>
      <w:r>
        <w:rPr>
          <w:rFonts w:hint="eastAsia"/>
        </w:rPr>
        <w:t>用于训练机器学习算法的</w:t>
      </w:r>
      <w:r w:rsidRPr="006F3161">
        <w:rPr>
          <w:rFonts w:hint="eastAsia"/>
          <w:b/>
        </w:rPr>
        <w:t>数据样本集合</w:t>
      </w:r>
      <w:r>
        <w:rPr>
          <w:rFonts w:hint="eastAsia"/>
        </w:rPr>
        <w:t>.</w:t>
      </w:r>
      <w:r>
        <w:t xml:space="preserve"> </w:t>
      </w:r>
    </w:p>
    <w:p w:rsidR="00524B1C" w:rsidRDefault="00524B1C" w:rsidP="00524B1C">
      <w:pPr>
        <w:pStyle w:val="40"/>
      </w:pPr>
      <w:r>
        <w:rPr>
          <w:rFonts w:hint="eastAsia"/>
        </w:rPr>
        <w:t>为了测试机器学习算法的效果</w:t>
      </w:r>
      <w:r>
        <w:rPr>
          <w:rFonts w:hint="eastAsia"/>
        </w:rPr>
        <w:t>,</w:t>
      </w:r>
      <w:r>
        <w:rPr>
          <w:rFonts w:hint="eastAsia"/>
        </w:rPr>
        <w:t>我们通常用到</w:t>
      </w:r>
      <w:r w:rsidRPr="00F922AD">
        <w:rPr>
          <w:rFonts w:hint="eastAsia"/>
          <w:b/>
        </w:rPr>
        <w:t>两套</w:t>
      </w:r>
      <w:r>
        <w:rPr>
          <w:rFonts w:hint="eastAsia"/>
        </w:rPr>
        <w:t>独立的样本集</w:t>
      </w:r>
      <w:r>
        <w:rPr>
          <w:rFonts w:hint="eastAsia"/>
        </w:rPr>
        <w:t>:</w:t>
      </w:r>
      <w:r>
        <w:t xml:space="preserve"> </w:t>
      </w:r>
      <w:r>
        <w:rPr>
          <w:rFonts w:hint="eastAsia"/>
        </w:rPr>
        <w:t>训练集和</w:t>
      </w:r>
      <w:r w:rsidRPr="005A5BEE">
        <w:rPr>
          <w:rFonts w:hint="eastAsia"/>
          <w:b/>
        </w:rPr>
        <w:t>测试集</w:t>
      </w:r>
      <w:r>
        <w:rPr>
          <w:rFonts w:hint="eastAsia"/>
        </w:rPr>
        <w:t>.</w:t>
      </w:r>
      <w:r>
        <w:t xml:space="preserve"> </w:t>
      </w:r>
      <w:r>
        <w:rPr>
          <w:rFonts w:hint="eastAsia"/>
        </w:rPr>
        <w:t>机器学习先使用训练集作为算法的输入</w:t>
      </w:r>
      <w:r>
        <w:rPr>
          <w:rFonts w:hint="eastAsia"/>
        </w:rPr>
        <w:t>,</w:t>
      </w:r>
      <w:r>
        <w:rPr>
          <w:rFonts w:hint="eastAsia"/>
        </w:rPr>
        <w:t>训练完成之后输入测试集</w:t>
      </w:r>
      <w:r>
        <w:rPr>
          <w:rFonts w:hint="eastAsia"/>
        </w:rPr>
        <w:t>.</w:t>
      </w:r>
      <w:r>
        <w:t xml:space="preserve"> </w:t>
      </w:r>
    </w:p>
    <w:p w:rsidR="00117369" w:rsidRDefault="00117369" w:rsidP="00117369">
      <w:pPr>
        <w:pStyle w:val="5"/>
        <w:numPr>
          <w:ilvl w:val="0"/>
          <w:numId w:val="0"/>
        </w:numPr>
        <w:rPr>
          <w:b/>
        </w:rPr>
      </w:pPr>
      <w:r>
        <w:rPr>
          <w:b/>
        </w:rPr>
        <w:tab/>
      </w:r>
    </w:p>
    <w:p w:rsidR="00487B87" w:rsidRDefault="00117369" w:rsidP="00117369">
      <w:pPr>
        <w:pStyle w:val="5"/>
        <w:numPr>
          <w:ilvl w:val="0"/>
          <w:numId w:val="0"/>
        </w:numPr>
      </w:pPr>
      <w:r>
        <w:rPr>
          <w:b/>
        </w:rPr>
        <w:tab/>
      </w:r>
      <w:r w:rsidR="00487B87" w:rsidRPr="00487B87">
        <w:rPr>
          <w:rFonts w:hint="eastAsia"/>
          <w:b/>
        </w:rPr>
        <w:t>数据集的表示</w:t>
      </w:r>
      <w:r w:rsidR="00487B87">
        <w:rPr>
          <w:rFonts w:hint="eastAsia"/>
        </w:rPr>
        <w:t>:</w:t>
      </w:r>
    </w:p>
    <w:p w:rsidR="00487B87" w:rsidRDefault="00117369" w:rsidP="00117369">
      <w:pPr>
        <w:pStyle w:val="5"/>
        <w:numPr>
          <w:ilvl w:val="0"/>
          <w:numId w:val="0"/>
        </w:numPr>
      </w:pPr>
      <w:r>
        <w:tab/>
      </w:r>
      <w:r w:rsidR="00487B87">
        <w:rPr>
          <w:rFonts w:hint="eastAsia"/>
        </w:rPr>
        <w:t>数据集</w:t>
      </w:r>
      <w:r w:rsidR="00487B87">
        <w:rPr>
          <w:rFonts w:hint="eastAsia"/>
        </w:rPr>
        <w:t>:</w:t>
      </w:r>
      <w:r w:rsidR="00487B87">
        <w:t xml:space="preserve"> </w:t>
      </w:r>
      <m:oMath>
        <m:r>
          <w:ins w:id="0" w:author="Jia Huang" w:date="2018-03-05T19:59:00Z">
            <m:rPr>
              <m:sty m:val="p"/>
            </m:rPr>
            <w:rPr>
              <w:rFonts w:ascii="Cambria Math" w:hAnsi="Cambria Math"/>
            </w:rPr>
            <m:t>D</m:t>
          </w:ins>
        </m:r>
        <m:r>
          <w:ins w:id="1" w:author="Jia Huang" w:date="2018-03-05T19:58:00Z">
            <m:rPr>
              <m:sty m:val="p"/>
            </m:rPr>
            <w:rPr>
              <w:rFonts w:ascii="Cambria Math" w:hAnsi="Cambria Math" w:hint="eastAsia"/>
            </w:rPr>
            <m:t>:{</m:t>
          </w:ins>
        </m:r>
        <m:d>
          <m:dPr>
            <m:ctrlPr>
              <w:ins w:id="2" w:author="Jia Huang" w:date="2018-03-05T19:58:00Z">
                <w:rPr>
                  <w:rFonts w:ascii="Cambria Math" w:hAnsi="Cambria Math"/>
                </w:rPr>
              </w:ins>
            </m:ctrlPr>
          </m:dPr>
          <m:e>
            <m:sSup>
              <m:sSupPr>
                <m:ctrlPr>
                  <w:ins w:id="3" w:author="Jia Huang" w:date="2018-03-05T19:58:00Z">
                    <w:rPr>
                      <w:rFonts w:ascii="Cambria Math" w:hAnsi="Cambria Math"/>
                    </w:rPr>
                  </w:ins>
                </m:ctrlPr>
              </m:sSupPr>
              <m:e>
                <m:r>
                  <w:ins w:id="4" w:author="Jia Huang" w:date="2018-03-05T19:58:00Z">
                    <m:rPr>
                      <m:sty m:val="p"/>
                    </m:rPr>
                    <w:rPr>
                      <w:rFonts w:ascii="Cambria Math" w:hAnsi="Cambria Math" w:hint="eastAsia"/>
                    </w:rPr>
                    <m:t>X</m:t>
                  </w:ins>
                </m:r>
              </m:e>
              <m:sup>
                <m:d>
                  <m:dPr>
                    <m:ctrlPr>
                      <w:ins w:id="5" w:author="Jia Huang" w:date="2018-03-05T19:58:00Z">
                        <w:rPr>
                          <w:rFonts w:ascii="Cambria Math" w:hAnsi="Cambria Math"/>
                        </w:rPr>
                      </w:ins>
                    </m:ctrlPr>
                  </m:dPr>
                  <m:e>
                    <m:r>
                      <w:ins w:id="6" w:author="Jia Huang" w:date="2018-03-05T19:58:00Z">
                        <m:rPr>
                          <m:sty m:val="p"/>
                        </m:rPr>
                        <w:rPr>
                          <w:rFonts w:ascii="Cambria Math" w:hAnsi="Cambria Math"/>
                        </w:rPr>
                        <m:t>1</m:t>
                      </w:ins>
                    </m:r>
                  </m:e>
                </m:d>
              </m:sup>
            </m:sSup>
            <m:r>
              <w:ins w:id="7" w:author="Jia Huang" w:date="2018-03-05T19:58:00Z">
                <m:rPr>
                  <m:sty m:val="p"/>
                </m:rPr>
                <w:rPr>
                  <w:rFonts w:ascii="Cambria Math" w:hAnsi="Cambria Math"/>
                </w:rPr>
                <m:t xml:space="preserve">, </m:t>
              </w:ins>
            </m:r>
            <m:sSup>
              <m:sSupPr>
                <m:ctrlPr>
                  <w:ins w:id="8" w:author="Jia Huang" w:date="2018-03-05T19:58:00Z">
                    <w:rPr>
                      <w:rFonts w:ascii="Cambria Math" w:hAnsi="Cambria Math"/>
                    </w:rPr>
                  </w:ins>
                </m:ctrlPr>
              </m:sSupPr>
              <m:e>
                <m:r>
                  <w:ins w:id="9" w:author="Jia Huang" w:date="2018-03-05T19:58:00Z">
                    <m:rPr>
                      <m:sty m:val="p"/>
                    </m:rPr>
                    <w:rPr>
                      <w:rFonts w:ascii="Cambria Math" w:hAnsi="Cambria Math"/>
                    </w:rPr>
                    <m:t>y</m:t>
                  </w:ins>
                </m:r>
              </m:e>
              <m:sup>
                <m:d>
                  <m:dPr>
                    <m:ctrlPr>
                      <w:ins w:id="10" w:author="Jia Huang" w:date="2018-03-05T19:58:00Z">
                        <w:rPr>
                          <w:rFonts w:ascii="Cambria Math" w:hAnsi="Cambria Math"/>
                        </w:rPr>
                      </w:ins>
                    </m:ctrlPr>
                  </m:dPr>
                  <m:e>
                    <m:r>
                      <w:ins w:id="11" w:author="Jia Huang" w:date="2018-03-05T19:58:00Z">
                        <m:rPr>
                          <m:sty m:val="p"/>
                        </m:rPr>
                        <w:rPr>
                          <w:rFonts w:ascii="Cambria Math" w:hAnsi="Cambria Math"/>
                        </w:rPr>
                        <m:t>1</m:t>
                      </w:ins>
                    </m:r>
                  </m:e>
                </m:d>
              </m:sup>
            </m:sSup>
          </m:e>
        </m:d>
        <m:r>
          <w:ins w:id="12" w:author="Jia Huang" w:date="2018-03-05T19:58:00Z">
            <m:rPr>
              <m:sty m:val="p"/>
            </m:rPr>
            <w:rPr>
              <w:rFonts w:ascii="Cambria Math" w:hAnsi="Cambria Math"/>
            </w:rPr>
            <m:t>,…,</m:t>
          </w:ins>
        </m:r>
        <m:d>
          <m:dPr>
            <m:ctrlPr>
              <w:ins w:id="13" w:author="Jia Huang" w:date="2018-03-05T19:59:00Z">
                <w:rPr>
                  <w:rFonts w:ascii="Cambria Math" w:hAnsi="Cambria Math"/>
                </w:rPr>
              </w:ins>
            </m:ctrlPr>
          </m:dPr>
          <m:e>
            <m:sSup>
              <m:sSupPr>
                <m:ctrlPr>
                  <w:ins w:id="14" w:author="Jia Huang" w:date="2018-03-05T19:59:00Z">
                    <w:rPr>
                      <w:rFonts w:ascii="Cambria Math" w:hAnsi="Cambria Math"/>
                    </w:rPr>
                  </w:ins>
                </m:ctrlPr>
              </m:sSupPr>
              <m:e>
                <m:r>
                  <w:ins w:id="15" w:author="Jia Huang" w:date="2018-03-05T19:59:00Z">
                    <m:rPr>
                      <m:sty m:val="p"/>
                    </m:rPr>
                    <w:rPr>
                      <w:rFonts w:ascii="Cambria Math" w:hAnsi="Cambria Math" w:hint="eastAsia"/>
                    </w:rPr>
                    <m:t>X</m:t>
                  </w:ins>
                </m:r>
              </m:e>
              <m:sup>
                <m:d>
                  <m:dPr>
                    <m:ctrlPr>
                      <w:ins w:id="16" w:author="Jia Huang" w:date="2018-03-05T19:59:00Z">
                        <w:rPr>
                          <w:rFonts w:ascii="Cambria Math" w:hAnsi="Cambria Math"/>
                        </w:rPr>
                      </w:ins>
                    </m:ctrlPr>
                  </m:dPr>
                  <m:e>
                    <m:r>
                      <w:ins w:id="17" w:author="Jia Huang" w:date="2018-03-05T19:59:00Z">
                        <m:rPr>
                          <m:sty m:val="p"/>
                        </m:rPr>
                        <w:rPr>
                          <w:rFonts w:ascii="Cambria Math" w:hAnsi="Cambria Math"/>
                        </w:rPr>
                        <m:t>N</m:t>
                      </w:ins>
                    </m:r>
                  </m:e>
                </m:d>
              </m:sup>
            </m:sSup>
            <m:r>
              <w:ins w:id="18" w:author="Jia Huang" w:date="2018-03-05T19:59:00Z">
                <m:rPr>
                  <m:sty m:val="p"/>
                </m:rPr>
                <w:rPr>
                  <w:rFonts w:ascii="Cambria Math" w:hAnsi="Cambria Math"/>
                </w:rPr>
                <m:t xml:space="preserve">, </m:t>
              </w:ins>
            </m:r>
            <m:sSup>
              <m:sSupPr>
                <m:ctrlPr>
                  <w:ins w:id="19" w:author="Jia Huang" w:date="2018-03-05T19:59:00Z">
                    <w:rPr>
                      <w:rFonts w:ascii="Cambria Math" w:hAnsi="Cambria Math"/>
                    </w:rPr>
                  </w:ins>
                </m:ctrlPr>
              </m:sSupPr>
              <m:e>
                <m:r>
                  <w:ins w:id="20" w:author="Jia Huang" w:date="2018-03-05T19:59:00Z">
                    <m:rPr>
                      <m:sty m:val="p"/>
                    </m:rPr>
                    <w:rPr>
                      <w:rFonts w:ascii="Cambria Math" w:hAnsi="Cambria Math"/>
                    </w:rPr>
                    <m:t>y</m:t>
                  </w:ins>
                </m:r>
              </m:e>
              <m:sup>
                <m:d>
                  <m:dPr>
                    <m:ctrlPr>
                      <w:ins w:id="21" w:author="Jia Huang" w:date="2018-03-05T19:59:00Z">
                        <w:rPr>
                          <w:rFonts w:ascii="Cambria Math" w:hAnsi="Cambria Math"/>
                        </w:rPr>
                      </w:ins>
                    </m:ctrlPr>
                  </m:dPr>
                  <m:e>
                    <m:r>
                      <w:ins w:id="22" w:author="Jia Huang" w:date="2018-03-05T19:59:00Z">
                        <m:rPr>
                          <m:sty m:val="p"/>
                        </m:rPr>
                        <w:rPr>
                          <w:rFonts w:ascii="Cambria Math" w:hAnsi="Cambria Math"/>
                        </w:rPr>
                        <m:t>N</m:t>
                      </w:ins>
                    </m:r>
                  </m:e>
                </m:d>
              </m:sup>
            </m:sSup>
          </m:e>
        </m:d>
        <m:r>
          <w:ins w:id="23" w:author="Jia Huang" w:date="2018-03-05T19:58:00Z">
            <m:rPr>
              <m:sty m:val="p"/>
            </m:rPr>
            <w:rPr>
              <w:rFonts w:ascii="Cambria Math" w:hAnsi="Cambria Math" w:hint="eastAsia"/>
            </w:rPr>
            <m:t>}</m:t>
          </w:ins>
        </m:r>
      </m:oMath>
    </w:p>
    <w:p w:rsidR="00487B87" w:rsidRDefault="00487B87" w:rsidP="00487B87">
      <w:pPr>
        <w:pStyle w:val="5"/>
        <w:numPr>
          <w:ilvl w:val="0"/>
          <w:numId w:val="0"/>
        </w:numPr>
        <w:ind w:left="562"/>
      </w:pPr>
      <w:r>
        <w:rPr>
          <w:rFonts w:hint="eastAsia"/>
        </w:rPr>
        <w:t>X</w:t>
      </w:r>
      <w:r>
        <w:t>,</w:t>
      </w:r>
      <w:r w:rsidRPr="00534EB6">
        <w:rPr>
          <w:rFonts w:hint="eastAsia"/>
        </w:rPr>
        <w:t xml:space="preserve"> </w:t>
      </w:r>
      <w:r>
        <w:rPr>
          <w:rFonts w:hint="eastAsia"/>
        </w:rPr>
        <w:t>用来表示特征</w:t>
      </w:r>
      <w:r>
        <w:rPr>
          <w:rFonts w:hint="eastAsia"/>
        </w:rPr>
        <w:t>.</w:t>
      </w:r>
      <w:r>
        <w:t xml:space="preserve"> </w:t>
      </w:r>
      <w:r w:rsidR="00D03F61">
        <w:rPr>
          <w:rFonts w:hint="eastAsia"/>
        </w:rPr>
        <w:t>X=(</w:t>
      </w:r>
      <w:r w:rsidR="009D2E15">
        <w:t>“</w:t>
      </w:r>
      <w:r w:rsidR="009D2E15">
        <w:rPr>
          <w:rFonts w:hint="eastAsia"/>
        </w:rPr>
        <w:t>有无乱码</w:t>
      </w:r>
      <w:r w:rsidR="009D2E15">
        <w:t>”</w:t>
      </w:r>
      <w:r w:rsidR="009D2E15">
        <w:rPr>
          <w:rFonts w:hint="eastAsia"/>
        </w:rPr>
        <w:t>,</w:t>
      </w:r>
      <w:proofErr w:type="gramStart"/>
      <w:r w:rsidR="009D2E15">
        <w:t>”</w:t>
      </w:r>
      <w:proofErr w:type="gramEnd"/>
      <w:r w:rsidR="009D2E15">
        <w:rPr>
          <w:rFonts w:hint="eastAsia"/>
        </w:rPr>
        <w:t>有无标题</w:t>
      </w:r>
      <w:proofErr w:type="gramStart"/>
      <w:r w:rsidR="009D2E15">
        <w:t>”</w:t>
      </w:r>
      <w:proofErr w:type="gramEnd"/>
      <w:r w:rsidR="009D2E15">
        <w:rPr>
          <w:rFonts w:hint="eastAsia"/>
        </w:rPr>
        <w:t>,</w:t>
      </w:r>
      <w:proofErr w:type="gramStart"/>
      <w:r w:rsidR="009D2E15">
        <w:t>”</w:t>
      </w:r>
      <w:proofErr w:type="gramEnd"/>
      <w:r w:rsidR="009D2E15">
        <w:rPr>
          <w:rFonts w:hint="eastAsia"/>
        </w:rPr>
        <w:t>有无敏感词汇</w:t>
      </w:r>
      <w:proofErr w:type="gramStart"/>
      <w:r w:rsidR="009D2E15">
        <w:t>”</w:t>
      </w:r>
      <w:proofErr w:type="gramEnd"/>
      <w:r w:rsidR="009D2E15">
        <w:rPr>
          <w:rFonts w:hint="eastAsia"/>
        </w:rPr>
        <w:t>,</w:t>
      </w:r>
      <w:r w:rsidR="00D03F61">
        <w:rPr>
          <w:rFonts w:hint="eastAsia"/>
        </w:rPr>
        <w:t>)</w:t>
      </w:r>
      <w:r w:rsidR="009D2E15">
        <w:t xml:space="preserve"> </w:t>
      </w:r>
      <w:r w:rsidR="009D2E15">
        <w:rPr>
          <w:rFonts w:hint="eastAsia"/>
        </w:rPr>
        <w:t>第一封邮件</w:t>
      </w:r>
      <w:r w:rsidR="009D2E15">
        <w:rPr>
          <w:rFonts w:hint="eastAsia"/>
        </w:rPr>
        <w:t>:</w:t>
      </w:r>
      <w:r w:rsidR="009D2E15">
        <w:t xml:space="preserve"> </w:t>
      </w:r>
      <w:r w:rsidR="009D2E15">
        <w:rPr>
          <w:rFonts w:hint="eastAsia"/>
        </w:rPr>
        <w:t>X</w:t>
      </w:r>
      <w:proofErr w:type="gramStart"/>
      <w:r w:rsidR="009D2E15">
        <w:rPr>
          <w:rFonts w:hint="eastAsia"/>
        </w:rPr>
        <w:t>=(</w:t>
      </w:r>
      <w:proofErr w:type="gramEnd"/>
      <w:r w:rsidR="009D2E15">
        <w:rPr>
          <w:rFonts w:hint="eastAsia"/>
        </w:rPr>
        <w:t>1,0,1)</w:t>
      </w:r>
    </w:p>
    <w:p w:rsidR="00487B87" w:rsidRDefault="00487B87" w:rsidP="00487B87">
      <w:pPr>
        <w:pStyle w:val="5"/>
        <w:numPr>
          <w:ilvl w:val="0"/>
          <w:numId w:val="0"/>
        </w:numPr>
        <w:ind w:left="562"/>
        <w:rPr>
          <w:rFonts w:hint="eastAsia"/>
        </w:rPr>
      </w:pPr>
      <m:oMath>
        <m:r>
          <m:rPr>
            <m:sty m:val="p"/>
          </m:rPr>
          <w:rPr>
            <w:rFonts w:ascii="Cambria Math" w:hAnsi="Cambria Math"/>
          </w:rPr>
          <m:t>y</m:t>
        </m:r>
      </m:oMath>
      <w:r>
        <w:rPr>
          <w:rFonts w:hint="eastAsia"/>
        </w:rPr>
        <w:t>,</w:t>
      </w:r>
      <w:r w:rsidRPr="00534EB6">
        <w:rPr>
          <w:rFonts w:hint="eastAsia"/>
        </w:rPr>
        <w:t xml:space="preserve"> </w:t>
      </w:r>
      <w:r>
        <w:rPr>
          <w:rFonts w:hint="eastAsia"/>
        </w:rPr>
        <w:t>用来表示标签</w:t>
      </w:r>
      <w:r>
        <w:t xml:space="preserve">. </w:t>
      </w:r>
      <w:r w:rsidR="009D2E15">
        <w:t>y= “</w:t>
      </w:r>
      <w:r w:rsidR="009D2E15">
        <w:rPr>
          <w:rFonts w:hint="eastAsia"/>
        </w:rPr>
        <w:t>垃圾邮件</w:t>
      </w:r>
      <w:r w:rsidR="009D2E15">
        <w:t>”</w:t>
      </w:r>
      <w:r w:rsidR="009D2E15">
        <w:rPr>
          <w:rFonts w:hint="eastAsia"/>
        </w:rPr>
        <w:t>;</w:t>
      </w:r>
      <w:r w:rsidR="009D2E15">
        <w:t xml:space="preserve"> </w:t>
      </w:r>
      <w:r w:rsidR="009D2E15">
        <w:rPr>
          <w:rFonts w:hint="eastAsia"/>
        </w:rPr>
        <w:t>y</w:t>
      </w:r>
      <w:r w:rsidR="009D2E15">
        <w:t xml:space="preserve"> = 0.</w:t>
      </w:r>
    </w:p>
    <w:p w:rsidR="00487B87" w:rsidRDefault="00487B87" w:rsidP="00524B1C">
      <w:pPr>
        <w:pStyle w:val="40"/>
        <w:rPr>
          <w:rFonts w:hint="eastAsia"/>
        </w:rPr>
      </w:pPr>
    </w:p>
    <w:p w:rsidR="00524B1C" w:rsidRDefault="00524B1C" w:rsidP="00713B59">
      <w:pPr>
        <w:pStyle w:val="40"/>
      </w:pPr>
    </w:p>
    <w:p w:rsidR="00F31171" w:rsidRDefault="00F31171" w:rsidP="00713B59">
      <w:pPr>
        <w:pStyle w:val="40"/>
        <w:ind w:firstLine="422"/>
      </w:pPr>
      <w:r w:rsidRPr="000B0EBE">
        <w:rPr>
          <w:rFonts w:hint="eastAsia"/>
          <w:b/>
        </w:rPr>
        <w:t>机器学习的分类</w:t>
      </w:r>
      <w:r>
        <w:rPr>
          <w:rFonts w:hint="eastAsia"/>
        </w:rPr>
        <w:t>:</w:t>
      </w:r>
    </w:p>
    <w:p w:rsidR="00663113" w:rsidRDefault="00AC40AD" w:rsidP="00713B59">
      <w:pPr>
        <w:pStyle w:val="40"/>
      </w:pPr>
      <w:r>
        <w:rPr>
          <w:rFonts w:hint="eastAsia"/>
        </w:rPr>
        <w:t>监督学习</w:t>
      </w:r>
      <w:r>
        <w:rPr>
          <w:rFonts w:hint="eastAsia"/>
        </w:rPr>
        <w:t>:</w:t>
      </w:r>
      <w:r w:rsidR="00140AE7">
        <w:t xml:space="preserve"> </w:t>
      </w:r>
      <w:r w:rsidR="00524B1C">
        <w:rPr>
          <w:rFonts w:hint="eastAsia"/>
        </w:rPr>
        <w:t>机器学习两大类之一</w:t>
      </w:r>
      <w:r w:rsidR="00524B1C">
        <w:rPr>
          <w:rFonts w:hint="eastAsia"/>
        </w:rPr>
        <w:t>,</w:t>
      </w:r>
      <w:r w:rsidR="00663113">
        <w:rPr>
          <w:rFonts w:hint="eastAsia"/>
        </w:rPr>
        <w:t>训练样本中同时包含有</w:t>
      </w:r>
      <w:r w:rsidR="00663113" w:rsidRPr="00140AE7">
        <w:rPr>
          <w:rFonts w:hint="eastAsia"/>
          <w:b/>
          <w:color w:val="C00000"/>
        </w:rPr>
        <w:t>特征</w:t>
      </w:r>
      <w:r w:rsidR="00663113">
        <w:rPr>
          <w:rFonts w:hint="eastAsia"/>
        </w:rPr>
        <w:t>和</w:t>
      </w:r>
      <w:r w:rsidR="00663113" w:rsidRPr="00140AE7">
        <w:rPr>
          <w:rFonts w:hint="eastAsia"/>
          <w:b/>
          <w:color w:val="C00000"/>
        </w:rPr>
        <w:t>标签</w:t>
      </w:r>
      <w:r w:rsidR="00663113">
        <w:rPr>
          <w:rFonts w:hint="eastAsia"/>
        </w:rPr>
        <w:t>信息的机器学习算法</w:t>
      </w:r>
      <w:r w:rsidR="00663113">
        <w:rPr>
          <w:rFonts w:hint="eastAsia"/>
        </w:rPr>
        <w:t>.</w:t>
      </w:r>
      <w:r w:rsidR="00F31171">
        <w:t xml:space="preserve"> </w:t>
      </w:r>
      <w:r w:rsidR="00F31171">
        <w:rPr>
          <w:rFonts w:hint="eastAsia"/>
        </w:rPr>
        <w:t>例如</w:t>
      </w:r>
      <w:r w:rsidR="00F31171">
        <w:rPr>
          <w:rFonts w:hint="eastAsia"/>
        </w:rPr>
        <w:t>,</w:t>
      </w:r>
      <w:r w:rsidR="00F31171">
        <w:rPr>
          <w:rFonts w:hint="eastAsia"/>
        </w:rPr>
        <w:t>邮件过滤器中</w:t>
      </w:r>
      <w:r w:rsidR="00F31171">
        <w:rPr>
          <w:rFonts w:hint="eastAsia"/>
        </w:rPr>
        <w:t>,</w:t>
      </w:r>
      <w:r w:rsidR="00F31171">
        <w:rPr>
          <w:rFonts w:hint="eastAsia"/>
        </w:rPr>
        <w:t>作为训练集的邮件自带</w:t>
      </w:r>
      <w:proofErr w:type="gramStart"/>
      <w:r w:rsidR="00F31171">
        <w:t>”</w:t>
      </w:r>
      <w:proofErr w:type="gramEnd"/>
      <w:r w:rsidR="00F31171">
        <w:rPr>
          <w:rFonts w:hint="eastAsia"/>
        </w:rPr>
        <w:t>正常邮件</w:t>
      </w:r>
      <w:proofErr w:type="gramStart"/>
      <w:r w:rsidR="00F31171">
        <w:t>”</w:t>
      </w:r>
      <w:proofErr w:type="gramEnd"/>
      <w:r w:rsidR="00F31171">
        <w:rPr>
          <w:rFonts w:hint="eastAsia"/>
        </w:rPr>
        <w:t>或</w:t>
      </w:r>
      <w:r w:rsidR="00F31171">
        <w:t>”</w:t>
      </w:r>
      <w:r w:rsidR="00F31171">
        <w:rPr>
          <w:rFonts w:hint="eastAsia"/>
        </w:rPr>
        <w:t>垃圾邮件</w:t>
      </w:r>
      <w:r w:rsidR="00F31171">
        <w:t>”</w:t>
      </w:r>
      <w:r w:rsidR="00F31171">
        <w:rPr>
          <w:rFonts w:hint="eastAsia"/>
        </w:rPr>
        <w:t>标签</w:t>
      </w:r>
      <w:r w:rsidR="00F31171">
        <w:rPr>
          <w:rFonts w:hint="eastAsia"/>
        </w:rPr>
        <w:t>.</w:t>
      </w:r>
    </w:p>
    <w:p w:rsidR="00524B1C" w:rsidRDefault="00524B1C" w:rsidP="00713B59">
      <w:pPr>
        <w:pStyle w:val="40"/>
      </w:pPr>
      <w:r w:rsidRPr="00D47149">
        <w:rPr>
          <w:rFonts w:hint="eastAsia"/>
        </w:rPr>
        <w:t>无监督学习</w:t>
      </w:r>
      <w:r w:rsidRPr="00D47149">
        <w:rPr>
          <w:rFonts w:hint="eastAsia"/>
        </w:rPr>
        <w:t>:</w:t>
      </w:r>
      <w:r w:rsidRPr="00D47149">
        <w:t xml:space="preserve"> </w:t>
      </w:r>
      <w:r w:rsidRPr="00D47149">
        <w:rPr>
          <w:rFonts w:hint="eastAsia"/>
        </w:rPr>
        <w:t>另一种机器学习算法</w:t>
      </w:r>
      <w:r w:rsidRPr="00D47149">
        <w:rPr>
          <w:rFonts w:hint="eastAsia"/>
        </w:rPr>
        <w:t>,</w:t>
      </w:r>
      <w:r w:rsidRPr="00D47149">
        <w:rPr>
          <w:rFonts w:hint="eastAsia"/>
        </w:rPr>
        <w:t>其样本只含有特征</w:t>
      </w:r>
      <w:r w:rsidRPr="00D47149">
        <w:rPr>
          <w:rFonts w:hint="eastAsia"/>
        </w:rPr>
        <w:t>,</w:t>
      </w:r>
      <w:r w:rsidRPr="00D47149">
        <w:rPr>
          <w:rFonts w:hint="eastAsia"/>
        </w:rPr>
        <w:t>不包含标签信息</w:t>
      </w:r>
      <w:r w:rsidRPr="00D47149">
        <w:rPr>
          <w:rFonts w:hint="eastAsia"/>
        </w:rPr>
        <w:t>.</w:t>
      </w:r>
      <w:r w:rsidRPr="00D47149">
        <w:t xml:space="preserve"> </w:t>
      </w:r>
      <w:r w:rsidRPr="00D47149">
        <w:rPr>
          <w:rFonts w:hint="eastAsia"/>
        </w:rPr>
        <w:t>最典型的算法是聚类算法</w:t>
      </w:r>
      <w:r w:rsidR="00F31171">
        <w:rPr>
          <w:rFonts w:hint="eastAsia"/>
        </w:rPr>
        <w:t>(</w:t>
      </w:r>
      <w:r w:rsidR="0037105C">
        <w:rPr>
          <w:rFonts w:hint="eastAsia"/>
        </w:rPr>
        <w:t>k</w:t>
      </w:r>
      <w:r w:rsidR="0037105C">
        <w:rPr>
          <w:rFonts w:hint="eastAsia"/>
        </w:rPr>
        <w:t>均值</w:t>
      </w:r>
      <w:r w:rsidR="00027D01">
        <w:rPr>
          <w:rFonts w:hint="eastAsia"/>
        </w:rPr>
        <w:t>算法</w:t>
      </w:r>
      <w:r w:rsidR="00027D01">
        <w:rPr>
          <w:rFonts w:hint="eastAsia"/>
        </w:rPr>
        <w:t>,</w:t>
      </w:r>
      <w:r w:rsidR="00027D01">
        <w:rPr>
          <w:rFonts w:hint="eastAsia"/>
        </w:rPr>
        <w:t>期望</w:t>
      </w:r>
      <w:r w:rsidR="001A12E4">
        <w:rPr>
          <w:rFonts w:hint="eastAsia"/>
        </w:rPr>
        <w:t>最大化</w:t>
      </w:r>
      <w:r w:rsidR="00027D01">
        <w:rPr>
          <w:rFonts w:hint="eastAsia"/>
        </w:rPr>
        <w:t>算法</w:t>
      </w:r>
      <w:r w:rsidR="001A12E4">
        <w:rPr>
          <w:rFonts w:hint="eastAsia"/>
        </w:rPr>
        <w:t>(</w:t>
      </w:r>
      <w:r w:rsidR="001A12E4">
        <w:t>EM)</w:t>
      </w:r>
      <w:r w:rsidR="00027D01">
        <w:rPr>
          <w:rFonts w:hint="eastAsia"/>
        </w:rPr>
        <w:t>等</w:t>
      </w:r>
      <w:r w:rsidR="00027D01">
        <w:rPr>
          <w:rFonts w:hint="eastAsia"/>
        </w:rPr>
        <w:t>)</w:t>
      </w:r>
      <w:proofErr w:type="gramStart"/>
      <w:r w:rsidR="00027D01">
        <w:rPr>
          <w:rFonts w:hint="eastAsia"/>
        </w:rPr>
        <w:t>和降维算法</w:t>
      </w:r>
      <w:proofErr w:type="gramEnd"/>
      <w:r w:rsidR="00027D01">
        <w:rPr>
          <w:rFonts w:hint="eastAsia"/>
        </w:rPr>
        <w:t>(</w:t>
      </w:r>
      <w:r w:rsidR="00027D01">
        <w:rPr>
          <w:rFonts w:hint="eastAsia"/>
        </w:rPr>
        <w:t>如主成分分</w:t>
      </w:r>
      <w:r w:rsidR="00DD4B82" w:rsidRPr="00DD4B82">
        <w:rPr>
          <w:rFonts w:hint="eastAsia"/>
        </w:rPr>
        <w:t>析算法（</w:t>
      </w:r>
      <w:r w:rsidR="00DD4B82" w:rsidRPr="00DD4B82">
        <w:rPr>
          <w:rFonts w:hint="eastAsia"/>
        </w:rPr>
        <w:t>PCA</w:t>
      </w:r>
      <w:r w:rsidR="00DD4B82">
        <w:rPr>
          <w:rFonts w:hint="eastAsia"/>
        </w:rPr>
        <w:t>),</w:t>
      </w:r>
      <w:r w:rsidR="00C349E8">
        <w:rPr>
          <w:rFonts w:hint="eastAsia"/>
        </w:rPr>
        <w:t>线性判别式分析</w:t>
      </w:r>
      <w:r w:rsidR="00C349E8">
        <w:rPr>
          <w:rFonts w:hint="eastAsia"/>
        </w:rPr>
        <w:t>(</w:t>
      </w:r>
      <w:r w:rsidR="00C349E8">
        <w:t>LDA),</w:t>
      </w:r>
      <w:r w:rsidR="00C349E8">
        <w:rPr>
          <w:rFonts w:hint="eastAsia"/>
        </w:rPr>
        <w:t>小波分析</w:t>
      </w:r>
      <w:r w:rsidR="00C349E8">
        <w:rPr>
          <w:rFonts w:hint="eastAsia"/>
        </w:rPr>
        <w:t>,</w:t>
      </w:r>
      <w:r w:rsidR="00C349E8">
        <w:rPr>
          <w:rFonts w:hint="eastAsia"/>
        </w:rPr>
        <w:t>拉普拉斯特征分析</w:t>
      </w:r>
      <w:r w:rsidR="00C349E8">
        <w:rPr>
          <w:rFonts w:hint="eastAsia"/>
        </w:rPr>
        <w:t>,</w:t>
      </w:r>
      <w:r w:rsidR="00F151BC">
        <w:t>…</w:t>
      </w:r>
      <w:r w:rsidR="00140AE7">
        <w:rPr>
          <w:rFonts w:hint="eastAsia"/>
        </w:rPr>
        <w:t>）</w:t>
      </w:r>
      <w:r w:rsidRPr="00D47149">
        <w:rPr>
          <w:rFonts w:hint="eastAsia"/>
        </w:rPr>
        <w:t>.</w:t>
      </w:r>
    </w:p>
    <w:p w:rsidR="0037105C" w:rsidRDefault="0037105C" w:rsidP="00713B59">
      <w:pPr>
        <w:pStyle w:val="40"/>
      </w:pPr>
    </w:p>
    <w:p w:rsidR="000B0EBE" w:rsidRDefault="000B0EBE" w:rsidP="00713B59">
      <w:pPr>
        <w:pStyle w:val="40"/>
        <w:ind w:firstLine="422"/>
      </w:pPr>
      <w:r w:rsidRPr="000B0EBE">
        <w:rPr>
          <w:rFonts w:hint="eastAsia"/>
          <w:b/>
        </w:rPr>
        <w:t>监督学习的分类</w:t>
      </w:r>
      <w:r>
        <w:rPr>
          <w:rFonts w:hint="eastAsia"/>
        </w:rPr>
        <w:t>:</w:t>
      </w:r>
    </w:p>
    <w:p w:rsidR="006F3161" w:rsidRDefault="00F151BC" w:rsidP="006F3161">
      <w:pPr>
        <w:pStyle w:val="40"/>
      </w:pPr>
      <w:r>
        <w:rPr>
          <w:rFonts w:hint="eastAsia"/>
        </w:rPr>
        <w:lastRenderedPageBreak/>
        <w:t>我们这里</w:t>
      </w:r>
      <w:r w:rsidR="00FA18E1">
        <w:rPr>
          <w:rFonts w:hint="eastAsia"/>
        </w:rPr>
        <w:t>先来了解</w:t>
      </w:r>
      <w:r>
        <w:rPr>
          <w:rFonts w:hint="eastAsia"/>
        </w:rPr>
        <w:t>机器学习中的监督学习</w:t>
      </w:r>
      <w:r>
        <w:rPr>
          <w:rFonts w:hint="eastAsia"/>
        </w:rPr>
        <w:t>.</w:t>
      </w:r>
      <w:r w:rsidR="000B0EBE">
        <w:t xml:space="preserve"> </w:t>
      </w:r>
      <w:r w:rsidR="00C01B2A">
        <w:rPr>
          <w:rFonts w:hint="eastAsia"/>
        </w:rPr>
        <w:t>监督学习</w:t>
      </w:r>
      <w:r w:rsidR="00663113">
        <w:rPr>
          <w:rFonts w:hint="eastAsia"/>
        </w:rPr>
        <w:t>包含</w:t>
      </w:r>
      <w:r w:rsidR="00663113" w:rsidRPr="00711AE8">
        <w:rPr>
          <w:rFonts w:hint="eastAsia"/>
          <w:b/>
        </w:rPr>
        <w:t>分类</w:t>
      </w:r>
      <w:r w:rsidR="00663113">
        <w:rPr>
          <w:rFonts w:hint="eastAsia"/>
        </w:rPr>
        <w:t>和</w:t>
      </w:r>
      <w:r w:rsidR="00663113" w:rsidRPr="00711AE8">
        <w:rPr>
          <w:rFonts w:hint="eastAsia"/>
          <w:b/>
        </w:rPr>
        <w:t>回归</w:t>
      </w:r>
      <w:r w:rsidR="00663113">
        <w:rPr>
          <w:rFonts w:hint="eastAsia"/>
        </w:rPr>
        <w:t>两种</w:t>
      </w:r>
      <w:r w:rsidR="001000CF">
        <w:rPr>
          <w:rFonts w:hint="eastAsia"/>
        </w:rPr>
        <w:t>算</w:t>
      </w:r>
      <w:r w:rsidR="00663113">
        <w:rPr>
          <w:rFonts w:hint="eastAsia"/>
        </w:rPr>
        <w:t>法</w:t>
      </w:r>
      <w:r w:rsidR="00663113">
        <w:rPr>
          <w:rFonts w:hint="eastAsia"/>
        </w:rPr>
        <w:t>.</w:t>
      </w:r>
      <w:r w:rsidR="00713B59">
        <w:t xml:space="preserve"> </w:t>
      </w:r>
      <w:r w:rsidR="00C01B2A">
        <w:rPr>
          <w:rFonts w:hint="eastAsia"/>
        </w:rPr>
        <w:t>这类算法必须知道预测什么</w:t>
      </w:r>
      <w:r w:rsidR="00C01B2A">
        <w:rPr>
          <w:rFonts w:hint="eastAsia"/>
        </w:rPr>
        <w:t>(</w:t>
      </w:r>
      <w:r w:rsidR="00C01B2A">
        <w:rPr>
          <w:rFonts w:hint="eastAsia"/>
        </w:rPr>
        <w:t>这类算法必须知道目标变量的分类信息</w:t>
      </w:r>
      <w:r w:rsidR="00C01B2A">
        <w:rPr>
          <w:rFonts w:hint="eastAsia"/>
        </w:rPr>
        <w:t>)</w:t>
      </w:r>
      <w:r w:rsidR="00C01B2A">
        <w:rPr>
          <w:rFonts w:hint="eastAsia"/>
        </w:rPr>
        <w:t>才可进行</w:t>
      </w:r>
      <w:r w:rsidR="00C01B2A">
        <w:rPr>
          <w:rFonts w:hint="eastAsia"/>
        </w:rPr>
        <w:t>.</w:t>
      </w:r>
      <w:r w:rsidR="00EF3280">
        <w:t xml:space="preserve"> </w:t>
      </w:r>
    </w:p>
    <w:p w:rsidR="00F66BD5" w:rsidRDefault="00F66BD5" w:rsidP="000B0EBE">
      <w:pPr>
        <w:pStyle w:val="40"/>
      </w:pPr>
    </w:p>
    <w:p w:rsidR="005B7E6B" w:rsidRDefault="005B7E6B" w:rsidP="00ED50AC">
      <w:pPr>
        <w:pStyle w:val="5"/>
        <w:numPr>
          <w:ilvl w:val="0"/>
          <w:numId w:val="0"/>
        </w:numPr>
      </w:pPr>
    </w:p>
    <w:p w:rsidR="00117369" w:rsidRDefault="00EC1C73" w:rsidP="00117369">
      <w:pPr>
        <w:pStyle w:val="40"/>
        <w:ind w:firstLine="422"/>
        <w:rPr>
          <w:b/>
        </w:rPr>
      </w:pPr>
      <w:r w:rsidRPr="000B0EBE">
        <w:rPr>
          <w:rFonts w:hint="eastAsia"/>
          <w:b/>
        </w:rPr>
        <w:t>监督学习的流程</w:t>
      </w:r>
      <w:r w:rsidR="000B0EBE">
        <w:rPr>
          <w:rFonts w:hint="eastAsia"/>
          <w:b/>
        </w:rPr>
        <w:t>:</w:t>
      </w:r>
    </w:p>
    <w:p w:rsidR="00EC1C73" w:rsidRPr="00117369" w:rsidRDefault="00117369" w:rsidP="00117369">
      <w:pPr>
        <w:pStyle w:val="40"/>
        <w:rPr>
          <w:b/>
        </w:rPr>
      </w:pPr>
      <w:r>
        <w:rPr>
          <w:rFonts w:hint="eastAsia"/>
        </w:rPr>
        <w:t>1</w:t>
      </w:r>
      <w:r>
        <w:t>.</w:t>
      </w:r>
      <w:r w:rsidR="00EC1C73">
        <w:rPr>
          <w:rFonts w:hint="eastAsia"/>
        </w:rPr>
        <w:t>训练部分</w:t>
      </w:r>
      <w:r w:rsidR="0062685D">
        <w:rPr>
          <w:rFonts w:hint="eastAsia"/>
        </w:rPr>
        <w:t>:</w:t>
      </w:r>
      <w:r w:rsidR="0062685D">
        <w:t xml:space="preserve"> </w:t>
      </w:r>
      <w:r w:rsidR="0062685D">
        <w:rPr>
          <w:rFonts w:hint="eastAsia"/>
        </w:rPr>
        <w:t>(</w:t>
      </w:r>
      <w:r w:rsidR="0062685D">
        <w:rPr>
          <w:rFonts w:hint="eastAsia"/>
        </w:rPr>
        <w:t>邮件</w:t>
      </w:r>
      <w:r w:rsidR="0062685D">
        <w:rPr>
          <w:rFonts w:hint="eastAsia"/>
        </w:rPr>
        <w:t>,</w:t>
      </w:r>
      <w:r w:rsidR="0062685D">
        <w:t xml:space="preserve"> </w:t>
      </w:r>
      <w:r w:rsidR="00165A33">
        <w:rPr>
          <w:rFonts w:hint="eastAsia"/>
        </w:rPr>
        <w:t>小孩学习新概念</w:t>
      </w:r>
      <w:r w:rsidR="0062685D">
        <w:rPr>
          <w:rFonts w:hint="eastAsia"/>
        </w:rPr>
        <w:t>)</w:t>
      </w:r>
    </w:p>
    <w:p w:rsidR="00EC1C73" w:rsidRDefault="00EC1C73" w:rsidP="00117369">
      <w:pPr>
        <w:pStyle w:val="40"/>
        <w:ind w:left="420"/>
      </w:pPr>
      <w:r>
        <w:rPr>
          <w:rFonts w:hint="eastAsia"/>
        </w:rPr>
        <w:t>获取数据</w:t>
      </w:r>
      <w:r>
        <w:rPr>
          <w:rFonts w:hint="eastAsia"/>
        </w:rPr>
        <w:t xml:space="preserve"> </w:t>
      </w:r>
      <w:r>
        <w:sym w:font="Wingdings" w:char="F0E0"/>
      </w:r>
      <w:r>
        <w:t xml:space="preserve">  </w:t>
      </w:r>
      <w:r>
        <w:rPr>
          <w:rFonts w:hint="eastAsia"/>
        </w:rPr>
        <w:t>特征提取</w:t>
      </w:r>
      <w:r>
        <w:t xml:space="preserve"> </w:t>
      </w:r>
      <w:r>
        <w:sym w:font="Wingdings" w:char="F0E0"/>
      </w:r>
      <w:r>
        <w:t xml:space="preserve"> </w:t>
      </w:r>
      <w:r>
        <w:rPr>
          <w:rFonts w:hint="eastAsia"/>
        </w:rPr>
        <w:t>监督学习</w:t>
      </w:r>
      <w:r>
        <w:rPr>
          <w:rFonts w:hint="eastAsia"/>
        </w:rPr>
        <w:t xml:space="preserve"> </w:t>
      </w:r>
      <w:r>
        <w:sym w:font="Wingdings" w:char="F0E0"/>
      </w:r>
      <w:r>
        <w:t xml:space="preserve"> </w:t>
      </w:r>
      <w:r>
        <w:rPr>
          <w:rFonts w:hint="eastAsia"/>
        </w:rPr>
        <w:t>评</w:t>
      </w:r>
      <w:r w:rsidR="00F151BC">
        <w:rPr>
          <w:rFonts w:hint="eastAsia"/>
        </w:rPr>
        <w:t>估</w:t>
      </w:r>
    </w:p>
    <w:p w:rsidR="00EC1C73" w:rsidRPr="00117369" w:rsidRDefault="00117369" w:rsidP="00117369">
      <w:pPr>
        <w:pStyle w:val="40"/>
      </w:pPr>
      <w:r w:rsidRPr="00117369">
        <w:t xml:space="preserve">2. </w:t>
      </w:r>
      <w:r w:rsidR="00EC1C73" w:rsidRPr="00117369">
        <w:rPr>
          <w:rFonts w:hint="eastAsia"/>
        </w:rPr>
        <w:t>预测部分</w:t>
      </w:r>
      <w:r w:rsidR="00EC1C73" w:rsidRPr="00117369">
        <w:rPr>
          <w:rFonts w:hint="eastAsia"/>
        </w:rPr>
        <w:t>:</w:t>
      </w:r>
      <w:r w:rsidR="00EC1C73" w:rsidRPr="00117369">
        <w:t xml:space="preserve"> </w:t>
      </w:r>
    </w:p>
    <w:p w:rsidR="00EC1C73" w:rsidRPr="00ED50AC" w:rsidRDefault="00EC1C73" w:rsidP="00117369">
      <w:pPr>
        <w:pStyle w:val="40"/>
        <w:ind w:left="357" w:firstLineChars="0"/>
        <w:rPr>
          <w:szCs w:val="21"/>
        </w:rPr>
      </w:pPr>
      <w:r w:rsidRPr="005A5BEE">
        <w:rPr>
          <w:rFonts w:hint="eastAsia"/>
          <w:szCs w:val="21"/>
        </w:rPr>
        <w:t>模型</w:t>
      </w:r>
      <w:r w:rsidRPr="005A5BEE">
        <w:rPr>
          <w:szCs w:val="21"/>
        </w:rPr>
        <w:t xml:space="preserve"> </w:t>
      </w:r>
      <w:r w:rsidRPr="005A5BEE">
        <w:rPr>
          <w:szCs w:val="21"/>
        </w:rPr>
        <w:sym w:font="Wingdings" w:char="F0E0"/>
      </w:r>
      <w:r w:rsidRPr="005A5BEE">
        <w:rPr>
          <w:szCs w:val="21"/>
        </w:rPr>
        <w:t xml:space="preserve"> </w:t>
      </w:r>
      <w:r w:rsidRPr="005A5BEE">
        <w:rPr>
          <w:rFonts w:hint="eastAsia"/>
          <w:szCs w:val="21"/>
        </w:rPr>
        <w:t>预测</w:t>
      </w:r>
      <w:r w:rsidR="0062685D">
        <w:rPr>
          <w:rFonts w:hint="eastAsia"/>
          <w:szCs w:val="21"/>
        </w:rPr>
        <w:t xml:space="preserve"> </w:t>
      </w:r>
    </w:p>
    <w:p w:rsidR="00534EB6" w:rsidRPr="00011A19" w:rsidRDefault="00711AE8" w:rsidP="00011A19">
      <w:pPr>
        <w:pStyle w:val="2"/>
        <w:ind w:left="777" w:right="210"/>
      </w:pPr>
      <w:r w:rsidRPr="00011A19">
        <w:rPr>
          <w:rStyle w:val="2Char0"/>
          <w:rFonts w:hint="eastAsia"/>
          <w:b/>
          <w:bCs/>
        </w:rPr>
        <w:t>分类</w:t>
      </w:r>
      <w:r w:rsidR="00EC1C73">
        <w:rPr>
          <w:rStyle w:val="2Char0"/>
          <w:rFonts w:hint="eastAsia"/>
          <w:b/>
          <w:bCs/>
        </w:rPr>
        <w:t>算法</w:t>
      </w:r>
      <w:r w:rsidRPr="00011A19">
        <w:rPr>
          <w:rStyle w:val="2Char0"/>
          <w:rFonts w:hint="eastAsia"/>
          <w:b/>
          <w:bCs/>
        </w:rPr>
        <w:t>和回归算法</w:t>
      </w:r>
    </w:p>
    <w:p w:rsidR="006A3EDD" w:rsidRPr="006A3EDD" w:rsidRDefault="00305BE8" w:rsidP="00140AE7">
      <w:pPr>
        <w:pStyle w:val="40"/>
        <w:ind w:firstLine="422"/>
      </w:pPr>
      <w:r w:rsidRPr="00BC6881">
        <w:rPr>
          <w:rFonts w:hint="eastAsia"/>
          <w:b/>
        </w:rPr>
        <w:t>分类</w:t>
      </w:r>
      <w:r w:rsidR="00BC6881">
        <w:rPr>
          <w:rFonts w:hint="eastAsia"/>
        </w:rPr>
        <w:t>算法</w:t>
      </w:r>
      <w:r>
        <w:rPr>
          <w:rFonts w:hint="eastAsia"/>
        </w:rPr>
        <w:t>的目标是从</w:t>
      </w:r>
      <w:r w:rsidR="006A3EDD">
        <w:rPr>
          <w:rFonts w:hint="eastAsia"/>
        </w:rPr>
        <w:t>(</w:t>
      </w:r>
      <w:r w:rsidR="006A3EDD">
        <w:rPr>
          <w:rFonts w:hint="eastAsia"/>
        </w:rPr>
        <w:t>已有的</w:t>
      </w:r>
      <w:r w:rsidR="006A3EDD">
        <w:rPr>
          <w:rFonts w:hint="eastAsia"/>
        </w:rPr>
        <w:t>)</w:t>
      </w:r>
      <w:r>
        <w:rPr>
          <w:rFonts w:hint="eastAsia"/>
        </w:rPr>
        <w:t>数个可能的分类标签中预测一个样本所属的分类标签</w:t>
      </w:r>
      <w:r>
        <w:rPr>
          <w:rFonts w:hint="eastAsia"/>
        </w:rPr>
        <w:t>.</w:t>
      </w:r>
      <w:r w:rsidR="00337317">
        <w:t xml:space="preserve"> </w:t>
      </w:r>
      <w:r w:rsidR="00F151BC">
        <w:rPr>
          <w:rFonts w:hint="eastAsia"/>
        </w:rPr>
        <w:t>例如</w:t>
      </w:r>
      <w:r w:rsidR="00F151BC">
        <w:rPr>
          <w:rFonts w:hint="eastAsia"/>
        </w:rPr>
        <w:t>,</w:t>
      </w:r>
      <w:r w:rsidR="00F151BC">
        <w:rPr>
          <w:rFonts w:hint="eastAsia"/>
        </w:rPr>
        <w:t>前面介绍的标记垃圾邮件的算法</w:t>
      </w:r>
      <w:r w:rsidR="00F151BC">
        <w:rPr>
          <w:rFonts w:hint="eastAsia"/>
        </w:rPr>
        <w:t>,</w:t>
      </w:r>
      <w:r w:rsidR="00F151BC">
        <w:rPr>
          <w:rFonts w:hint="eastAsia"/>
        </w:rPr>
        <w:t>就是一种分类算法</w:t>
      </w:r>
      <w:r w:rsidR="00F151BC">
        <w:rPr>
          <w:rFonts w:hint="eastAsia"/>
        </w:rPr>
        <w:t>.</w:t>
      </w:r>
      <w:r w:rsidR="00F151BC">
        <w:rPr>
          <w:rFonts w:hint="eastAsia"/>
        </w:rPr>
        <w:t>又</w:t>
      </w:r>
      <w:r w:rsidR="0051265B">
        <w:rPr>
          <w:rFonts w:hint="eastAsia"/>
        </w:rPr>
        <w:t>如</w:t>
      </w:r>
      <w:r w:rsidR="0051265B">
        <w:rPr>
          <w:rFonts w:hint="eastAsia"/>
        </w:rPr>
        <w:t>,</w:t>
      </w:r>
      <w:r w:rsidR="0051265B">
        <w:rPr>
          <w:rFonts w:hint="eastAsia"/>
        </w:rPr>
        <w:t>识别一个网站所用的语言</w:t>
      </w:r>
      <w:r w:rsidR="0051265B">
        <w:rPr>
          <w:rFonts w:hint="eastAsia"/>
        </w:rPr>
        <w:t>.</w:t>
      </w:r>
      <w:r w:rsidR="0051265B">
        <w:rPr>
          <w:rFonts w:hint="eastAsia"/>
        </w:rPr>
        <w:t>识别结果可以是英语</w:t>
      </w:r>
      <w:r w:rsidR="0051265B">
        <w:rPr>
          <w:rFonts w:hint="eastAsia"/>
        </w:rPr>
        <w:t>,</w:t>
      </w:r>
      <w:r w:rsidR="0051265B">
        <w:rPr>
          <w:rFonts w:hint="eastAsia"/>
        </w:rPr>
        <w:t>汉语</w:t>
      </w:r>
      <w:r w:rsidR="0051265B">
        <w:rPr>
          <w:rFonts w:hint="eastAsia"/>
        </w:rPr>
        <w:t>,</w:t>
      </w:r>
      <w:r w:rsidR="0051265B">
        <w:rPr>
          <w:rFonts w:hint="eastAsia"/>
        </w:rPr>
        <w:t>日语等语言中的一种</w:t>
      </w:r>
      <w:r w:rsidR="0051265B">
        <w:rPr>
          <w:rFonts w:hint="eastAsia"/>
        </w:rPr>
        <w:t>.</w:t>
      </w:r>
      <w:r w:rsidR="0051265B">
        <w:rPr>
          <w:rFonts w:hint="eastAsia"/>
        </w:rPr>
        <w:t>语言之间</w:t>
      </w:r>
      <w:r w:rsidR="0051265B" w:rsidRPr="0051265B">
        <w:rPr>
          <w:rFonts w:hint="eastAsia"/>
          <w:b/>
        </w:rPr>
        <w:t>没有连续性</w:t>
      </w:r>
      <w:r w:rsidR="0051265B">
        <w:rPr>
          <w:rFonts w:hint="eastAsia"/>
        </w:rPr>
        <w:t>.</w:t>
      </w:r>
      <w:r w:rsidR="006A3EDD">
        <w:t xml:space="preserve"> </w:t>
      </w:r>
      <w:r w:rsidR="006A3EDD" w:rsidRPr="006A3EDD">
        <w:rPr>
          <w:rFonts w:hint="eastAsia"/>
        </w:rPr>
        <w:t>{</w:t>
      </w:r>
      <w:r w:rsidR="006A3EDD" w:rsidRPr="006A3EDD">
        <w:rPr>
          <w:rFonts w:hint="eastAsia"/>
        </w:rPr>
        <w:t>中文</w:t>
      </w:r>
      <w:r w:rsidR="006A3EDD" w:rsidRPr="006A3EDD">
        <w:rPr>
          <w:rFonts w:hint="eastAsia"/>
        </w:rPr>
        <w:t>,</w:t>
      </w:r>
      <w:r w:rsidR="006A3EDD" w:rsidRPr="006A3EDD">
        <w:rPr>
          <w:rFonts w:hint="eastAsia"/>
        </w:rPr>
        <w:t>日文</w:t>
      </w:r>
      <w:r w:rsidR="006A3EDD" w:rsidRPr="006A3EDD">
        <w:rPr>
          <w:rFonts w:hint="eastAsia"/>
        </w:rPr>
        <w:t>,</w:t>
      </w:r>
      <w:r w:rsidR="006A3EDD" w:rsidRPr="006A3EDD">
        <w:rPr>
          <w:rFonts w:hint="eastAsia"/>
        </w:rPr>
        <w:t>韩文</w:t>
      </w:r>
      <w:r w:rsidR="006A3EDD" w:rsidRPr="006A3EDD">
        <w:rPr>
          <w:rFonts w:hint="eastAsia"/>
        </w:rPr>
        <w:t>,</w:t>
      </w:r>
      <w:r w:rsidR="006A3EDD" w:rsidRPr="006A3EDD">
        <w:rPr>
          <w:rFonts w:hint="eastAsia"/>
        </w:rPr>
        <w:t>英文</w:t>
      </w:r>
      <w:r w:rsidR="006A3EDD" w:rsidRPr="006A3EDD">
        <w:rPr>
          <w:rFonts w:hint="eastAsia"/>
        </w:rPr>
        <w:t>,</w:t>
      </w:r>
      <w:r w:rsidR="006A3EDD" w:rsidRPr="006A3EDD">
        <w:rPr>
          <w:rFonts w:hint="eastAsia"/>
        </w:rPr>
        <w:t>德文</w:t>
      </w:r>
      <w:r w:rsidR="006A3EDD" w:rsidRPr="006A3EDD">
        <w:rPr>
          <w:rFonts w:hint="eastAsia"/>
        </w:rPr>
        <w:t>,</w:t>
      </w:r>
      <w:r w:rsidR="006A3EDD" w:rsidRPr="006A3EDD">
        <w:rPr>
          <w:rFonts w:hint="eastAsia"/>
        </w:rPr>
        <w:t>西班牙文</w:t>
      </w:r>
      <w:r w:rsidR="006A3EDD" w:rsidRPr="006A3EDD">
        <w:rPr>
          <w:rFonts w:hint="eastAsia"/>
        </w:rPr>
        <w:t xml:space="preserve">,...} , </w:t>
      </w:r>
      <w:r w:rsidR="006A3EDD" w:rsidRPr="006A3EDD">
        <w:rPr>
          <w:rFonts w:hint="eastAsia"/>
        </w:rPr>
        <w:t>好比</w:t>
      </w:r>
      <w:r w:rsidR="00117369">
        <w:rPr>
          <w:rFonts w:hint="eastAsia"/>
        </w:rPr>
        <w:t>一个一个的筐</w:t>
      </w:r>
      <w:r w:rsidR="00117369">
        <w:rPr>
          <w:rFonts w:hint="eastAsia"/>
        </w:rPr>
        <w:t>,</w:t>
      </w:r>
      <w:r w:rsidR="00117369">
        <w:rPr>
          <w:rFonts w:hint="eastAsia"/>
        </w:rPr>
        <w:t>一般物体不能同时放在两个筐中</w:t>
      </w:r>
      <w:r w:rsidR="006A3EDD" w:rsidRPr="006A3EDD">
        <w:rPr>
          <w:rFonts w:hint="eastAsia"/>
        </w:rPr>
        <w:t>.)</w:t>
      </w:r>
    </w:p>
    <w:p w:rsidR="0051265B" w:rsidRDefault="0051265B" w:rsidP="00140AE7">
      <w:pPr>
        <w:pStyle w:val="40"/>
      </w:pPr>
    </w:p>
    <w:p w:rsidR="00D47149" w:rsidRPr="00140AE7" w:rsidRDefault="00011A19" w:rsidP="00140AE7">
      <w:pPr>
        <w:pStyle w:val="40"/>
      </w:pPr>
      <w:r w:rsidRPr="00140AE7">
        <w:rPr>
          <w:rFonts w:hint="eastAsia"/>
        </w:rPr>
        <w:t>回归</w:t>
      </w:r>
      <w:r w:rsidR="00BC6881" w:rsidRPr="00140AE7">
        <w:rPr>
          <w:rFonts w:hint="eastAsia"/>
        </w:rPr>
        <w:t>算法</w:t>
      </w:r>
      <w:r w:rsidRPr="00140AE7">
        <w:rPr>
          <w:rFonts w:hint="eastAsia"/>
        </w:rPr>
        <w:t>的目标是预测一个</w:t>
      </w:r>
      <w:r w:rsidRPr="006F3161">
        <w:rPr>
          <w:rFonts w:hint="eastAsia"/>
          <w:b/>
        </w:rPr>
        <w:t>连续的数</w:t>
      </w:r>
      <w:r w:rsidRPr="00140AE7">
        <w:rPr>
          <w:rFonts w:hint="eastAsia"/>
        </w:rPr>
        <w:t>(</w:t>
      </w:r>
      <w:r w:rsidRPr="00140AE7">
        <w:rPr>
          <w:rFonts w:hint="eastAsia"/>
        </w:rPr>
        <w:t>浮点型</w:t>
      </w:r>
      <w:r w:rsidRPr="00140AE7">
        <w:rPr>
          <w:rFonts w:hint="eastAsia"/>
        </w:rPr>
        <w:t>).</w:t>
      </w:r>
      <w:r w:rsidR="00337317" w:rsidRPr="00140AE7">
        <w:t xml:space="preserve"> </w:t>
      </w:r>
      <w:r w:rsidRPr="00140AE7">
        <w:rPr>
          <w:rFonts w:hint="eastAsia"/>
        </w:rPr>
        <w:t>例如</w:t>
      </w:r>
      <w:r w:rsidRPr="00140AE7">
        <w:rPr>
          <w:rFonts w:hint="eastAsia"/>
        </w:rPr>
        <w:t>,</w:t>
      </w:r>
      <w:r w:rsidRPr="00140AE7">
        <w:rPr>
          <w:rFonts w:hint="eastAsia"/>
        </w:rPr>
        <w:t>由一个人的年龄</w:t>
      </w:r>
      <w:r w:rsidRPr="00140AE7">
        <w:rPr>
          <w:rFonts w:hint="eastAsia"/>
        </w:rPr>
        <w:t>,</w:t>
      </w:r>
      <w:r w:rsidRPr="00140AE7">
        <w:rPr>
          <w:rFonts w:hint="eastAsia"/>
        </w:rPr>
        <w:t>教育程度</w:t>
      </w:r>
      <w:r w:rsidRPr="00140AE7">
        <w:rPr>
          <w:rFonts w:hint="eastAsia"/>
        </w:rPr>
        <w:t>,</w:t>
      </w:r>
      <w:r w:rsidRPr="00140AE7">
        <w:rPr>
          <w:rFonts w:hint="eastAsia"/>
        </w:rPr>
        <w:t>住址来预测其</w:t>
      </w:r>
      <w:r w:rsidR="0051265B" w:rsidRPr="00140AE7">
        <w:rPr>
          <w:rFonts w:hint="eastAsia"/>
        </w:rPr>
        <w:t>收入</w:t>
      </w:r>
      <w:r w:rsidR="0051265B" w:rsidRPr="00140AE7">
        <w:rPr>
          <w:rFonts w:hint="eastAsia"/>
        </w:rPr>
        <w:t>.</w:t>
      </w:r>
      <w:r w:rsidR="00F151BC" w:rsidRPr="00140AE7">
        <w:t xml:space="preserve"> </w:t>
      </w:r>
      <w:r w:rsidR="00F151BC" w:rsidRPr="00140AE7">
        <w:rPr>
          <w:rFonts w:hint="eastAsia"/>
        </w:rPr>
        <w:t>由农作物的品种</w:t>
      </w:r>
      <w:r w:rsidR="00F151BC" w:rsidRPr="00140AE7">
        <w:rPr>
          <w:rFonts w:hint="eastAsia"/>
        </w:rPr>
        <w:t>,</w:t>
      </w:r>
      <w:r w:rsidR="00F151BC" w:rsidRPr="00140AE7">
        <w:rPr>
          <w:rFonts w:hint="eastAsia"/>
        </w:rPr>
        <w:t>种植的位置</w:t>
      </w:r>
      <w:r w:rsidR="00F151BC" w:rsidRPr="00140AE7">
        <w:rPr>
          <w:rFonts w:hint="eastAsia"/>
        </w:rPr>
        <w:t>,</w:t>
      </w:r>
      <w:r w:rsidR="00F151BC" w:rsidRPr="00140AE7">
        <w:rPr>
          <w:rFonts w:hint="eastAsia"/>
        </w:rPr>
        <w:t>降雨量等特征来预测该农作物的产量</w:t>
      </w:r>
      <w:r w:rsidR="00F151BC" w:rsidRPr="00140AE7">
        <w:rPr>
          <w:rFonts w:hint="eastAsia"/>
        </w:rPr>
        <w:t>.</w:t>
      </w:r>
      <w:r w:rsidR="0051265B" w:rsidRPr="00140AE7">
        <w:rPr>
          <w:rFonts w:hint="eastAsia"/>
        </w:rPr>
        <w:t>这里的收入</w:t>
      </w:r>
      <w:r w:rsidR="00F151BC" w:rsidRPr="00140AE7">
        <w:rPr>
          <w:rFonts w:hint="eastAsia"/>
        </w:rPr>
        <w:t>和农作物的产量</w:t>
      </w:r>
      <w:r w:rsidR="0051265B" w:rsidRPr="00140AE7">
        <w:rPr>
          <w:rFonts w:hint="eastAsia"/>
        </w:rPr>
        <w:t>的取值</w:t>
      </w:r>
      <w:r w:rsidR="00F151BC" w:rsidRPr="00140AE7">
        <w:rPr>
          <w:rFonts w:hint="eastAsia"/>
        </w:rPr>
        <w:t>都</w:t>
      </w:r>
      <w:r w:rsidR="0051265B" w:rsidRPr="00140AE7">
        <w:rPr>
          <w:rFonts w:hint="eastAsia"/>
        </w:rPr>
        <w:t>可以是一定范围内的</w:t>
      </w:r>
      <w:r w:rsidR="0051265B" w:rsidRPr="00117369">
        <w:rPr>
          <w:rFonts w:hint="eastAsia"/>
          <w:b/>
        </w:rPr>
        <w:t>任何值</w:t>
      </w:r>
      <w:r w:rsidR="0051265B" w:rsidRPr="00140AE7">
        <w:rPr>
          <w:rFonts w:hint="eastAsia"/>
        </w:rPr>
        <w:t>.</w:t>
      </w:r>
      <m:oMath>
        <m:r>
          <m:rPr>
            <m:sty m:val="p"/>
          </m:rPr>
          <w:rPr>
            <w:rFonts w:ascii="Cambria Math" w:hAnsi="Cambria Math"/>
          </w:rPr>
          <m:t xml:space="preserve"> </m:t>
        </m:r>
      </m:oMath>
      <w:r w:rsidR="004D6A52" w:rsidRPr="00140AE7">
        <w:t>给计算机输入一套房的面积，位置，朝向，房间数目，计算机就可以自动给你算出它的价格（回归算法）；输入一个人的学历，住址，朋友数目，去过的地方，计算机也可以自动给你算出他／她的年收入</w:t>
      </w:r>
      <w:r w:rsidR="004D6A52" w:rsidRPr="00140AE7">
        <w:t>(</w:t>
      </w:r>
      <w:r w:rsidR="004D6A52" w:rsidRPr="00140AE7">
        <w:t>回归算法</w:t>
      </w:r>
      <w:r w:rsidR="004D6A52" w:rsidRPr="00140AE7">
        <w:t>)</w:t>
      </w:r>
      <w:r w:rsidR="004D6A52" w:rsidRPr="00140AE7">
        <w:t>；</w:t>
      </w:r>
      <w:r w:rsidR="004D6A52" w:rsidRPr="00140AE7">
        <w:t>......</w:t>
      </w:r>
    </w:p>
    <w:p w:rsidR="00B66ED1" w:rsidRPr="003519A7" w:rsidRDefault="00CF1B54" w:rsidP="00CF1B54">
      <w:pPr>
        <w:pStyle w:val="2"/>
        <w:numPr>
          <w:ilvl w:val="0"/>
          <w:numId w:val="0"/>
        </w:numPr>
        <w:tabs>
          <w:tab w:val="clear" w:pos="425"/>
        </w:tabs>
        <w:ind w:left="100" w:right="210" w:hanging="100"/>
      </w:pPr>
      <w:r>
        <w:rPr>
          <w:rFonts w:hint="eastAsia"/>
        </w:rPr>
        <w:t>2</w:t>
      </w:r>
      <w:r>
        <w:t>.3</w:t>
      </w:r>
      <w:r w:rsidR="00B66ED1">
        <w:rPr>
          <w:rFonts w:hint="eastAsia"/>
        </w:rPr>
        <w:t>人脸识别的步骤概述</w:t>
      </w:r>
    </w:p>
    <w:p w:rsidR="0012537F" w:rsidRDefault="00B66ED1" w:rsidP="00B66ED1">
      <w:pPr>
        <w:pStyle w:val="40"/>
      </w:pPr>
      <w:r w:rsidRPr="003519A7">
        <w:rPr>
          <w:rFonts w:ascii="MS Gothic" w:eastAsia="MS Gothic" w:hAnsi="MS Gothic" w:cs="MS Gothic" w:hint="eastAsia"/>
        </w:rPr>
        <w:t>​</w:t>
      </w:r>
      <w:r w:rsidR="004D6A52">
        <w:rPr>
          <w:rFonts w:ascii="微软雅黑" w:eastAsia="微软雅黑" w:hAnsi="微软雅黑" w:cs="微软雅黑" w:hint="eastAsia"/>
        </w:rPr>
        <w:t>例1.</w:t>
      </w:r>
      <w:r w:rsidR="00FA18E1" w:rsidRPr="003519A7">
        <w:t>输入一种植物的</w:t>
      </w:r>
      <w:r w:rsidR="0000095E">
        <w:rPr>
          <w:rFonts w:hint="eastAsia"/>
        </w:rPr>
        <w:t>花萼数</w:t>
      </w:r>
      <w:r w:rsidR="00FA18E1" w:rsidRPr="003519A7">
        <w:t>目，花瓣</w:t>
      </w:r>
      <w:r w:rsidR="0000095E">
        <w:rPr>
          <w:rFonts w:hint="eastAsia"/>
        </w:rPr>
        <w:t>数目</w:t>
      </w:r>
      <w:r w:rsidR="00580627">
        <w:rPr>
          <w:rFonts w:hint="eastAsia"/>
        </w:rPr>
        <w:t>,</w:t>
      </w:r>
      <w:r w:rsidR="00580627">
        <w:rPr>
          <w:rFonts w:hint="eastAsia"/>
        </w:rPr>
        <w:t>花瓣长宽比</w:t>
      </w:r>
      <w:r w:rsidR="00FA18E1" w:rsidRPr="003519A7">
        <w:t>，</w:t>
      </w:r>
      <w:r w:rsidR="0000095E">
        <w:rPr>
          <w:rFonts w:hint="eastAsia"/>
        </w:rPr>
        <w:t>雄蕊数目</w:t>
      </w:r>
      <w:r w:rsidR="0000095E">
        <w:rPr>
          <w:rFonts w:hint="eastAsia"/>
        </w:rPr>
        <w:t>,</w:t>
      </w:r>
      <w:r w:rsidR="0000095E">
        <w:rPr>
          <w:rFonts w:hint="eastAsia"/>
        </w:rPr>
        <w:t>雌蕊数目</w:t>
      </w:r>
      <w:r w:rsidR="00580627">
        <w:rPr>
          <w:rFonts w:hint="eastAsia"/>
        </w:rPr>
        <w:t>,</w:t>
      </w:r>
      <w:r w:rsidR="00580627">
        <w:rPr>
          <w:rFonts w:hint="eastAsia"/>
        </w:rPr>
        <w:t>颜色</w:t>
      </w:r>
      <w:r w:rsidR="00580627">
        <w:rPr>
          <w:rFonts w:hint="eastAsia"/>
        </w:rPr>
        <w:t>,</w:t>
      </w:r>
      <w:r w:rsidR="00580627">
        <w:rPr>
          <w:rFonts w:hint="eastAsia"/>
        </w:rPr>
        <w:t>香味</w:t>
      </w:r>
      <w:r w:rsidR="00FA18E1" w:rsidRPr="003519A7">
        <w:t>等，计算机就可以告诉我们这种植物的名称</w:t>
      </w:r>
      <w:r w:rsidR="00FA18E1" w:rsidRPr="003519A7">
        <w:t>(</w:t>
      </w:r>
      <w:r w:rsidR="00FA18E1" w:rsidRPr="003519A7">
        <w:t>分类算法</w:t>
      </w:r>
      <w:r w:rsidR="00FA18E1" w:rsidRPr="003519A7">
        <w:t>)</w:t>
      </w:r>
      <w:r w:rsidR="00580627">
        <w:rPr>
          <w:rFonts w:hint="eastAsia"/>
        </w:rPr>
        <w:t>.</w:t>
      </w:r>
      <w:r w:rsidR="00CA718C">
        <w:t xml:space="preserve"> </w:t>
      </w:r>
      <w:r w:rsidR="00CA718C" w:rsidRPr="003519A7">
        <w:t>这</w:t>
      </w:r>
      <w:r w:rsidR="00CA718C">
        <w:rPr>
          <w:rFonts w:hint="eastAsia"/>
        </w:rPr>
        <w:t>个识别花的</w:t>
      </w:r>
      <w:r w:rsidR="00CA718C" w:rsidRPr="003519A7">
        <w:t>问题都可以通过选择一个机器学习算法</w:t>
      </w:r>
      <w:r w:rsidR="00CA718C">
        <w:rPr>
          <w:rFonts w:hint="eastAsia"/>
        </w:rPr>
        <w:t>来解决</w:t>
      </w:r>
      <w:r w:rsidR="00CA718C">
        <w:rPr>
          <w:rFonts w:hint="eastAsia"/>
        </w:rPr>
        <w:t>:</w:t>
      </w:r>
      <w:r w:rsidR="00CA718C">
        <w:t xml:space="preserve"> </w:t>
      </w:r>
      <w:r w:rsidR="00CA718C" w:rsidRPr="003519A7">
        <w:t>给它数据</w:t>
      </w:r>
      <w:r w:rsidR="00CA718C">
        <w:rPr>
          <w:rFonts w:hint="eastAsia"/>
        </w:rPr>
        <w:t>集</w:t>
      </w:r>
      <w:r w:rsidR="00CA718C" w:rsidRPr="003519A7">
        <w:t>,</w:t>
      </w:r>
      <w:r w:rsidR="00CA718C">
        <w:rPr>
          <w:rFonts w:hint="eastAsia"/>
        </w:rPr>
        <w:t>训练出模型</w:t>
      </w:r>
      <w:r w:rsidR="00CA718C">
        <w:rPr>
          <w:rFonts w:hint="eastAsia"/>
        </w:rPr>
        <w:t>,</w:t>
      </w:r>
      <w:r w:rsidR="00CA718C" w:rsidRPr="003519A7">
        <w:t>然后等待输出结果</w:t>
      </w:r>
      <w:r w:rsidR="00CA718C" w:rsidRPr="003519A7">
        <w:t>.</w:t>
      </w:r>
      <w:r w:rsidR="00580627">
        <w:t xml:space="preserve"> </w:t>
      </w:r>
      <w:proofErr w:type="gramStart"/>
      <w:r w:rsidR="00ED50AC">
        <w:rPr>
          <w:rFonts w:hint="eastAsia"/>
        </w:rPr>
        <w:t>一</w:t>
      </w:r>
      <w:proofErr w:type="gramEnd"/>
      <w:r w:rsidR="00ED50AC">
        <w:rPr>
          <w:rFonts w:hint="eastAsia"/>
        </w:rPr>
        <w:t>种花就好比一张脸</w:t>
      </w:r>
      <w:r w:rsidR="00ED50AC">
        <w:rPr>
          <w:rFonts w:hint="eastAsia"/>
        </w:rPr>
        <w:t>.</w:t>
      </w:r>
      <w:r w:rsidR="00ED50AC">
        <w:rPr>
          <w:rFonts w:hint="eastAsia"/>
        </w:rPr>
        <w:t>识别一张人脸</w:t>
      </w:r>
      <w:r w:rsidR="00ED50AC">
        <w:rPr>
          <w:rFonts w:hint="eastAsia"/>
        </w:rPr>
        <w:t>,</w:t>
      </w:r>
      <w:r w:rsidR="00ED50AC">
        <w:rPr>
          <w:rFonts w:hint="eastAsia"/>
        </w:rPr>
        <w:t>就好比对识别</w:t>
      </w:r>
      <w:proofErr w:type="gramStart"/>
      <w:r w:rsidR="00ED50AC">
        <w:rPr>
          <w:rFonts w:hint="eastAsia"/>
        </w:rPr>
        <w:t>一</w:t>
      </w:r>
      <w:proofErr w:type="gramEnd"/>
      <w:r w:rsidR="00ED50AC">
        <w:rPr>
          <w:rFonts w:hint="eastAsia"/>
        </w:rPr>
        <w:t>种花</w:t>
      </w:r>
      <w:r w:rsidR="00ED50AC">
        <w:rPr>
          <w:rFonts w:hint="eastAsia"/>
        </w:rPr>
        <w:t>;</w:t>
      </w:r>
      <w:r w:rsidR="00ED50AC">
        <w:rPr>
          <w:rFonts w:hint="eastAsia"/>
        </w:rPr>
        <w:t>对花儿进行分类</w:t>
      </w:r>
      <w:r w:rsidR="00ED50AC">
        <w:rPr>
          <w:rFonts w:hint="eastAsia"/>
        </w:rPr>
        <w:t>,</w:t>
      </w:r>
      <w:r w:rsidR="00ED50AC">
        <w:rPr>
          <w:rFonts w:hint="eastAsia"/>
        </w:rPr>
        <w:t>就好比人脸识别</w:t>
      </w:r>
      <w:r w:rsidR="00ED50AC">
        <w:rPr>
          <w:rFonts w:hint="eastAsia"/>
        </w:rPr>
        <w:t>.</w:t>
      </w:r>
    </w:p>
    <w:p w:rsidR="0000095E" w:rsidRDefault="0000095E" w:rsidP="00B66ED1">
      <w:pPr>
        <w:pStyle w:val="40"/>
        <w:ind w:firstLine="360"/>
      </w:pPr>
      <w:r>
        <w:rPr>
          <w:noProof/>
          <w:color w:val="000000"/>
          <w:sz w:val="18"/>
          <w:szCs w:val="18"/>
        </w:rPr>
        <w:drawing>
          <wp:inline distT="0" distB="0" distL="0" distR="0">
            <wp:extent cx="1288516" cy="915488"/>
            <wp:effectExtent l="0" t="0" r="6985" b="0"/>
            <wp:docPr id="5" name="图片 5" descr="https://timgsa.baidu.com/timg?image&amp;quality=80&amp;size=b9999_10000&amp;sec=1524503478775&amp;di=914232017b7a6ffb92601d83f86ee7b9&amp;imgtype=0&amp;src=http%3A%2F%2Fc.hiphotos.baidu.com%2Fzhidao%2Fpic%2Fitem%2F7c1ed21b0ef41bd55f143c2053da81cb38db3d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s://timgsa.baidu.com/timg?image&amp;quality=80&amp;size=b9999_10000&amp;sec=1524503478775&amp;di=914232017b7a6ffb92601d83f86ee7b9&amp;imgtype=0&amp;src=http%3A%2F%2Fc.hiphotos.baidu.com%2Fzhidao%2Fpic%2Fitem%2F7c1ed21b0ef41bd55f143c2053da81cb38db3d9b.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51221" cy="960040"/>
                    </a:xfrm>
                    <a:prstGeom prst="rect">
                      <a:avLst/>
                    </a:prstGeom>
                    <a:noFill/>
                    <a:ln>
                      <a:noFill/>
                    </a:ln>
                  </pic:spPr>
                </pic:pic>
              </a:graphicData>
            </a:graphic>
          </wp:inline>
        </w:drawing>
      </w:r>
      <w:r w:rsidR="004D6A52">
        <w:rPr>
          <w:noProof/>
        </w:rPr>
        <w:drawing>
          <wp:inline distT="0" distB="0" distL="0" distR="0">
            <wp:extent cx="1100262" cy="914370"/>
            <wp:effectExtent l="0" t="0" r="508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22515" cy="932863"/>
                    </a:xfrm>
                    <a:prstGeom prst="rect">
                      <a:avLst/>
                    </a:prstGeom>
                    <a:noFill/>
                    <a:ln>
                      <a:noFill/>
                    </a:ln>
                  </pic:spPr>
                </pic:pic>
              </a:graphicData>
            </a:graphic>
          </wp:inline>
        </w:drawing>
      </w:r>
      <w:r w:rsidR="004D6A52">
        <w:rPr>
          <w:rFonts w:ascii="微软雅黑" w:eastAsia="微软雅黑" w:hAnsi="微软雅黑" w:cs="微软雅黑"/>
          <w:noProof/>
        </w:rPr>
        <w:drawing>
          <wp:inline distT="0" distB="0" distL="0" distR="0" wp14:anchorId="6CC5204B" wp14:editId="6174DC2C">
            <wp:extent cx="987434" cy="908684"/>
            <wp:effectExtent l="0" t="0" r="317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1225" cy="921375"/>
                    </a:xfrm>
                    <a:prstGeom prst="rect">
                      <a:avLst/>
                    </a:prstGeom>
                    <a:noFill/>
                    <a:ln>
                      <a:noFill/>
                    </a:ln>
                  </pic:spPr>
                </pic:pic>
              </a:graphicData>
            </a:graphic>
          </wp:inline>
        </w:drawing>
      </w:r>
      <w:r w:rsidR="00580627">
        <w:rPr>
          <w:noProof/>
        </w:rPr>
        <w:drawing>
          <wp:inline distT="0" distB="0" distL="0" distR="0">
            <wp:extent cx="1161588" cy="911296"/>
            <wp:effectExtent l="0" t="0" r="635"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82273" cy="927524"/>
                    </a:xfrm>
                    <a:prstGeom prst="rect">
                      <a:avLst/>
                    </a:prstGeom>
                    <a:noFill/>
                    <a:ln>
                      <a:noFill/>
                    </a:ln>
                  </pic:spPr>
                </pic:pic>
              </a:graphicData>
            </a:graphic>
          </wp:inline>
        </w:drawing>
      </w:r>
      <w:r w:rsidR="00580627">
        <w:rPr>
          <w:rFonts w:hint="eastAsia"/>
          <w:noProof/>
        </w:rPr>
        <w:drawing>
          <wp:inline distT="0" distB="0" distL="0" distR="0" wp14:anchorId="24348A4F" wp14:editId="0EAAB1F3">
            <wp:extent cx="1039586" cy="907851"/>
            <wp:effectExtent l="0" t="0" r="8255"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54282" cy="920685"/>
                    </a:xfrm>
                    <a:prstGeom prst="rect">
                      <a:avLst/>
                    </a:prstGeom>
                    <a:noFill/>
                    <a:ln>
                      <a:noFill/>
                    </a:ln>
                  </pic:spPr>
                </pic:pic>
              </a:graphicData>
            </a:graphic>
          </wp:inline>
        </w:drawing>
      </w:r>
    </w:p>
    <w:p w:rsidR="004D6A52" w:rsidRDefault="004D6A52" w:rsidP="004D6A52">
      <w:pPr>
        <w:pStyle w:val="40"/>
        <w:ind w:firstLineChars="400" w:firstLine="840"/>
      </w:pPr>
      <w:r>
        <w:rPr>
          <w:rFonts w:hint="eastAsia"/>
        </w:rPr>
        <w:t>百合花</w:t>
      </w:r>
      <w:r>
        <w:rPr>
          <w:rFonts w:hint="eastAsia"/>
        </w:rPr>
        <w:t xml:space="preserve"> </w:t>
      </w:r>
      <w:r>
        <w:t xml:space="preserve">             </w:t>
      </w:r>
      <w:r>
        <w:rPr>
          <w:rFonts w:hint="eastAsia"/>
        </w:rPr>
        <w:t>梨花</w:t>
      </w:r>
      <w:r>
        <w:rPr>
          <w:rFonts w:hint="eastAsia"/>
        </w:rPr>
        <w:t xml:space="preserve"> </w:t>
      </w:r>
      <w:r>
        <w:t xml:space="preserve">          </w:t>
      </w:r>
      <w:r>
        <w:rPr>
          <w:rFonts w:hint="eastAsia"/>
        </w:rPr>
        <w:t>油菜花</w:t>
      </w:r>
      <w:r w:rsidR="00580627">
        <w:rPr>
          <w:rFonts w:hint="eastAsia"/>
        </w:rPr>
        <w:t xml:space="preserve"> </w:t>
      </w:r>
      <w:r w:rsidR="00580627">
        <w:t xml:space="preserve">         </w:t>
      </w:r>
      <w:r w:rsidR="00580627">
        <w:rPr>
          <w:rFonts w:hint="eastAsia"/>
        </w:rPr>
        <w:t>茉莉花</w:t>
      </w:r>
      <w:r w:rsidR="00580627">
        <w:rPr>
          <w:rFonts w:hint="eastAsia"/>
        </w:rPr>
        <w:t xml:space="preserve"> </w:t>
      </w:r>
      <w:r w:rsidR="00580627">
        <w:t xml:space="preserve">         </w:t>
      </w:r>
      <w:r w:rsidR="00580627">
        <w:rPr>
          <w:rFonts w:hint="eastAsia"/>
        </w:rPr>
        <w:t>海棠花</w:t>
      </w:r>
    </w:p>
    <w:p w:rsidR="00B66ED1" w:rsidRPr="003519A7" w:rsidRDefault="00B66ED1" w:rsidP="00B66ED1">
      <w:pPr>
        <w:pStyle w:val="40"/>
      </w:pPr>
    </w:p>
    <w:p w:rsidR="00B66ED1" w:rsidRDefault="00B66ED1" w:rsidP="00B66ED1">
      <w:pPr>
        <w:pStyle w:val="40"/>
      </w:pPr>
      <w:r w:rsidRPr="003519A7">
        <w:rPr>
          <w:rFonts w:ascii="MS Gothic" w:eastAsia="MS Gothic" w:hAnsi="MS Gothic" w:cs="MS Gothic" w:hint="eastAsia"/>
        </w:rPr>
        <w:t>​</w:t>
      </w:r>
      <w:r w:rsidRPr="003519A7">
        <w:t xml:space="preserve">　人脸识别</w:t>
      </w:r>
      <w:r w:rsidR="00FA18E1">
        <w:rPr>
          <w:rFonts w:hint="eastAsia"/>
        </w:rPr>
        <w:t>(</w:t>
      </w:r>
      <w:r w:rsidR="00FA18E1">
        <w:t>face recognition</w:t>
      </w:r>
      <w:r w:rsidR="00FA18E1">
        <w:rPr>
          <w:rFonts w:hint="eastAsia"/>
        </w:rPr>
        <w:t>)</w:t>
      </w:r>
      <w:r w:rsidRPr="003519A7">
        <w:t>也是可以通过机器学习算法来做的，</w:t>
      </w:r>
      <w:r w:rsidR="00FA18E1">
        <w:rPr>
          <w:rFonts w:hint="eastAsia"/>
        </w:rPr>
        <w:t>它</w:t>
      </w:r>
      <w:r w:rsidRPr="003519A7">
        <w:t>是由一系列机器学习算法构成的．</w:t>
      </w:r>
      <w:r w:rsidR="00117369">
        <w:rPr>
          <w:rFonts w:hint="eastAsia"/>
        </w:rPr>
        <w:t>下图</w:t>
      </w:r>
      <w:r w:rsidRPr="003519A7">
        <w:t>显示同一个人的三张照片</w:t>
      </w:r>
      <w:r w:rsidR="00117369">
        <w:rPr>
          <w:rFonts w:hint="eastAsia"/>
        </w:rPr>
        <w:t>.</w:t>
      </w:r>
    </w:p>
    <w:p w:rsidR="00B66ED1" w:rsidRDefault="00B66ED1" w:rsidP="00B66ED1">
      <w:pPr>
        <w:pStyle w:val="40"/>
      </w:pPr>
    </w:p>
    <w:p w:rsidR="00B66ED1" w:rsidRPr="003519A7" w:rsidRDefault="00B66ED1" w:rsidP="00B66ED1">
      <w:pPr>
        <w:pStyle w:val="40"/>
      </w:pPr>
      <w:r>
        <w:rPr>
          <w:noProof/>
        </w:rPr>
        <w:drawing>
          <wp:inline distT="0" distB="0" distL="0" distR="0" wp14:anchorId="47075339" wp14:editId="7F107C55">
            <wp:extent cx="1905000" cy="1905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Pr>
          <w:noProof/>
        </w:rPr>
        <w:drawing>
          <wp:inline distT="0" distB="0" distL="0" distR="0" wp14:anchorId="367EC5C9" wp14:editId="38768211">
            <wp:extent cx="1705610" cy="1943020"/>
            <wp:effectExtent l="0" t="0" r="889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2245" cy="1950578"/>
                    </a:xfrm>
                    <a:prstGeom prst="rect">
                      <a:avLst/>
                    </a:prstGeom>
                    <a:noFill/>
                    <a:ln>
                      <a:noFill/>
                    </a:ln>
                  </pic:spPr>
                </pic:pic>
              </a:graphicData>
            </a:graphic>
          </wp:inline>
        </w:drawing>
      </w:r>
      <w:r>
        <w:rPr>
          <w:noProof/>
        </w:rPr>
        <w:drawing>
          <wp:inline distT="0" distB="0" distL="0" distR="0" wp14:anchorId="35689C0B" wp14:editId="093731FC">
            <wp:extent cx="1638300" cy="192981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5183" cy="1961479"/>
                    </a:xfrm>
                    <a:prstGeom prst="rect">
                      <a:avLst/>
                    </a:prstGeom>
                    <a:noFill/>
                    <a:ln>
                      <a:noFill/>
                    </a:ln>
                  </pic:spPr>
                </pic:pic>
              </a:graphicData>
            </a:graphic>
          </wp:inline>
        </w:drawing>
      </w:r>
    </w:p>
    <w:p w:rsidR="00B66ED1" w:rsidRDefault="00B66ED1" w:rsidP="00B66ED1">
      <w:pPr>
        <w:pStyle w:val="40"/>
      </w:pPr>
    </w:p>
    <w:p w:rsidR="00117369" w:rsidRPr="003519A7" w:rsidRDefault="00117369" w:rsidP="00B66ED1">
      <w:pPr>
        <w:pStyle w:val="40"/>
        <w:rPr>
          <w:rFonts w:hint="eastAsia"/>
        </w:rPr>
      </w:pPr>
      <w:r>
        <w:rPr>
          <w:rFonts w:hint="eastAsia"/>
        </w:rPr>
        <w:t>人脸识别的步骤如下</w:t>
      </w:r>
      <w:r>
        <w:rPr>
          <w:rFonts w:hint="eastAsia"/>
        </w:rPr>
        <w:t>.</w:t>
      </w:r>
    </w:p>
    <w:p w:rsidR="00B66ED1" w:rsidRPr="003519A7" w:rsidRDefault="00B66ED1" w:rsidP="00B66ED1">
      <w:pPr>
        <w:pStyle w:val="40"/>
      </w:pPr>
      <w:r w:rsidRPr="003519A7">
        <w:t xml:space="preserve">1. </w:t>
      </w:r>
      <w:r w:rsidRPr="003519A7">
        <w:t>在图上找出所有的人脸．</w:t>
      </w:r>
    </w:p>
    <w:p w:rsidR="00B66ED1" w:rsidRPr="003519A7" w:rsidRDefault="00B66ED1" w:rsidP="00B66ED1">
      <w:pPr>
        <w:pStyle w:val="40"/>
      </w:pPr>
    </w:p>
    <w:p w:rsidR="00B66ED1" w:rsidRPr="003519A7" w:rsidRDefault="00B66ED1" w:rsidP="00B66ED1">
      <w:pPr>
        <w:pStyle w:val="40"/>
      </w:pPr>
      <w:r w:rsidRPr="003519A7">
        <w:t xml:space="preserve">2.  </w:t>
      </w:r>
      <w:r w:rsidRPr="003519A7">
        <w:t>对同一张脸，即使它旋转或者扭曲，让计算机要能知道这是同样一张脸．</w:t>
      </w:r>
    </w:p>
    <w:p w:rsidR="00B66ED1" w:rsidRPr="003519A7" w:rsidRDefault="00B66ED1" w:rsidP="00B66ED1">
      <w:pPr>
        <w:pStyle w:val="40"/>
      </w:pPr>
    </w:p>
    <w:p w:rsidR="00B66ED1" w:rsidRPr="003519A7" w:rsidRDefault="00B66ED1" w:rsidP="00B66ED1">
      <w:pPr>
        <w:pStyle w:val="40"/>
      </w:pPr>
      <w:r w:rsidRPr="003519A7">
        <w:t xml:space="preserve">3.  </w:t>
      </w:r>
      <w:r w:rsidRPr="003519A7">
        <w:t>能找出这张</w:t>
      </w:r>
      <w:proofErr w:type="gramStart"/>
      <w:r w:rsidRPr="003519A7">
        <w:t>脸独特</w:t>
      </w:r>
      <w:proofErr w:type="gramEnd"/>
      <w:r w:rsidRPr="003519A7">
        <w:t>的特征，以用来将这张脸与其他人的脸区分开（特征可以是：眼睛大小，鼻子长度等）</w:t>
      </w:r>
      <w:r w:rsidRPr="003519A7">
        <w:t>.</w:t>
      </w:r>
    </w:p>
    <w:p w:rsidR="00B66ED1" w:rsidRPr="003519A7" w:rsidRDefault="00B66ED1" w:rsidP="00B66ED1">
      <w:pPr>
        <w:pStyle w:val="40"/>
      </w:pPr>
      <w:r w:rsidRPr="003519A7">
        <w:t xml:space="preserve">4. </w:t>
      </w:r>
      <w:proofErr w:type="gramStart"/>
      <w:r w:rsidRPr="003519A7">
        <w:t>将该脸的</w:t>
      </w:r>
      <w:proofErr w:type="gramEnd"/>
      <w:r w:rsidRPr="003519A7">
        <w:t>独特特征与所有已经标识的人脸进行对照</w:t>
      </w:r>
      <w:r w:rsidRPr="003519A7">
        <w:t>,</w:t>
      </w:r>
      <w:r w:rsidRPr="003519A7">
        <w:t>以确定该人脸对应的人的姓名</w:t>
      </w:r>
      <w:r w:rsidRPr="003519A7">
        <w:t>.</w:t>
      </w:r>
    </w:p>
    <w:p w:rsidR="00B66ED1" w:rsidRDefault="00B66ED1" w:rsidP="00B66ED1">
      <w:pPr>
        <w:pStyle w:val="40"/>
        <w:ind w:firstLineChars="0" w:firstLine="0"/>
      </w:pPr>
    </w:p>
    <w:p w:rsidR="00B66ED1" w:rsidRPr="00BE1141" w:rsidRDefault="00B66ED1" w:rsidP="00225EF4">
      <w:pPr>
        <w:pStyle w:val="40"/>
        <w:ind w:firstLineChars="0"/>
      </w:pPr>
      <w:r w:rsidRPr="00D47149">
        <w:rPr>
          <w:b/>
        </w:rPr>
        <w:t>注意</w:t>
      </w:r>
      <w:r w:rsidRPr="003519A7">
        <w:t>：我们的大脑非常善于人脸识别！</w:t>
      </w:r>
      <w:r w:rsidR="00225EF4" w:rsidRPr="003519A7">
        <w:t>能瞬间完成上面所有的步骤！</w:t>
      </w:r>
    </w:p>
    <w:p w:rsidR="00D47149" w:rsidRPr="00BE1141" w:rsidRDefault="00D47149" w:rsidP="00300F43">
      <w:pPr>
        <w:pStyle w:val="40"/>
      </w:pPr>
    </w:p>
    <w:p w:rsidR="00D47149" w:rsidRPr="003519A7" w:rsidRDefault="00D47149" w:rsidP="00D47149">
      <w:pPr>
        <w:pStyle w:val="a7"/>
        <w:rPr>
          <w:rFonts w:hAnsi="宋体" w:cs="宋体"/>
          <w:szCs w:val="22"/>
        </w:rPr>
      </w:pPr>
      <w:r w:rsidRPr="003519A7">
        <w:rPr>
          <w:rFonts w:ascii="MS Gothic" w:eastAsia="MS Gothic" w:hAnsi="MS Gothic" w:cs="MS Gothic" w:hint="eastAsia"/>
          <w:szCs w:val="22"/>
        </w:rPr>
        <w:t>​</w:t>
      </w:r>
      <w:r w:rsidRPr="003519A7">
        <w:rPr>
          <w:rFonts w:hAnsi="宋体" w:cs="宋体"/>
          <w:szCs w:val="22"/>
        </w:rPr>
        <w:tab/>
        <w:t>我们</w:t>
      </w:r>
      <w:r w:rsidR="00BE1141">
        <w:rPr>
          <w:rFonts w:hAnsi="宋体" w:cs="宋体" w:hint="eastAsia"/>
          <w:szCs w:val="22"/>
        </w:rPr>
        <w:t>将</w:t>
      </w:r>
      <w:r w:rsidRPr="003519A7">
        <w:rPr>
          <w:rFonts w:hAnsi="宋体" w:cs="宋体"/>
          <w:szCs w:val="22"/>
        </w:rPr>
        <w:t>分四个步骤来处理人脸识别. 　对每一步, 我们将学习一个不同的机器学习算法．我们将会学习每一个算法背后的基本思想．以后你可以用Python去建立自己的人脸识别系统．可能用到的库有</w:t>
      </w:r>
      <w:proofErr w:type="spellStart"/>
      <w:r w:rsidRPr="003519A7">
        <w:rPr>
          <w:rFonts w:hAnsi="宋体" w:cs="宋体"/>
          <w:szCs w:val="22"/>
        </w:rPr>
        <w:t>OpenFace</w:t>
      </w:r>
      <w:proofErr w:type="spellEnd"/>
      <w:r w:rsidRPr="003519A7">
        <w:rPr>
          <w:rFonts w:hAnsi="宋体" w:cs="宋体"/>
          <w:szCs w:val="22"/>
        </w:rPr>
        <w:t>和</w:t>
      </w:r>
      <w:proofErr w:type="spellStart"/>
      <w:r w:rsidRPr="003519A7">
        <w:rPr>
          <w:rFonts w:hAnsi="宋体" w:cs="宋体"/>
          <w:szCs w:val="22"/>
        </w:rPr>
        <w:t>dlib</w:t>
      </w:r>
      <w:proofErr w:type="spellEnd"/>
      <w:r w:rsidR="00524B1C">
        <w:rPr>
          <w:rFonts w:hAnsi="宋体" w:cs="宋体" w:hint="eastAsia"/>
          <w:szCs w:val="22"/>
        </w:rPr>
        <w:t>,</w:t>
      </w:r>
      <w:r w:rsidR="00524B1C">
        <w:rPr>
          <w:rFonts w:hAnsi="宋体" w:cs="宋体"/>
          <w:szCs w:val="22"/>
        </w:rPr>
        <w:t xml:space="preserve"> </w:t>
      </w:r>
      <w:proofErr w:type="spellStart"/>
      <w:r w:rsidR="00524B1C">
        <w:rPr>
          <w:rFonts w:hAnsi="宋体" w:cs="宋体"/>
          <w:szCs w:val="22"/>
        </w:rPr>
        <w:t>s</w:t>
      </w:r>
      <w:r w:rsidR="00CF1B54">
        <w:rPr>
          <w:rFonts w:hAnsi="宋体" w:cs="宋体"/>
          <w:szCs w:val="22"/>
        </w:rPr>
        <w:t>ci</w:t>
      </w:r>
      <w:r w:rsidR="00524B1C">
        <w:rPr>
          <w:rFonts w:hAnsi="宋体" w:cs="宋体"/>
          <w:szCs w:val="22"/>
        </w:rPr>
        <w:t>ki</w:t>
      </w:r>
      <w:r w:rsidR="00CF1B54">
        <w:rPr>
          <w:rFonts w:hAnsi="宋体" w:cs="宋体"/>
          <w:szCs w:val="22"/>
        </w:rPr>
        <w:t>t</w:t>
      </w:r>
      <w:proofErr w:type="spellEnd"/>
      <w:r w:rsidR="00CF1B54">
        <w:rPr>
          <w:rFonts w:hAnsi="宋体" w:cs="宋体"/>
          <w:szCs w:val="22"/>
        </w:rPr>
        <w:t>-</w:t>
      </w:r>
      <w:proofErr w:type="spellStart"/>
      <w:r w:rsidR="00CF1B54">
        <w:rPr>
          <w:rFonts w:hAnsi="宋体" w:cs="宋体"/>
          <w:szCs w:val="22"/>
        </w:rPr>
        <w:t>i</w:t>
      </w:r>
      <w:r w:rsidR="00524B1C">
        <w:rPr>
          <w:rFonts w:hAnsi="宋体" w:cs="宋体"/>
          <w:szCs w:val="22"/>
        </w:rPr>
        <w:t>mage</w:t>
      </w:r>
      <w:r w:rsidR="00CF1B54">
        <w:rPr>
          <w:rFonts w:hAnsi="宋体" w:cs="宋体"/>
          <w:szCs w:val="22"/>
        </w:rPr>
        <w:t>,os,matplotlib,scikit</w:t>
      </w:r>
      <w:proofErr w:type="spellEnd"/>
      <w:r w:rsidR="00CF1B54">
        <w:rPr>
          <w:rFonts w:hAnsi="宋体" w:cs="宋体"/>
          <w:szCs w:val="22"/>
        </w:rPr>
        <w:t>-learn</w:t>
      </w:r>
      <w:r w:rsidR="00524B1C">
        <w:rPr>
          <w:rFonts w:hAnsi="宋体" w:cs="宋体" w:hint="eastAsia"/>
          <w:szCs w:val="22"/>
        </w:rPr>
        <w:t>等</w:t>
      </w:r>
      <w:r w:rsidR="00117369">
        <w:rPr>
          <w:rFonts w:hAnsi="宋体" w:cs="宋体" w:hint="eastAsia"/>
          <w:szCs w:val="22"/>
        </w:rPr>
        <w:t>.</w:t>
      </w:r>
    </w:p>
    <w:p w:rsidR="00D47149" w:rsidRPr="003519A7" w:rsidRDefault="00D47149" w:rsidP="00D47149">
      <w:pPr>
        <w:pStyle w:val="a7"/>
        <w:rPr>
          <w:rFonts w:hAnsi="宋体" w:cs="宋体"/>
          <w:szCs w:val="22"/>
        </w:rPr>
      </w:pPr>
    </w:p>
    <w:p w:rsidR="00D47149" w:rsidRPr="00524B1C" w:rsidRDefault="00D47149" w:rsidP="00300F43">
      <w:pPr>
        <w:pStyle w:val="1"/>
      </w:pPr>
      <w:r w:rsidRPr="00524B1C">
        <w:t>人脸</w:t>
      </w:r>
      <w:r w:rsidR="003207FB">
        <w:rPr>
          <w:rFonts w:hint="eastAsia"/>
        </w:rPr>
        <w:t>探测</w:t>
      </w:r>
      <w:r w:rsidRPr="00524B1C">
        <w:t xml:space="preserve">　</w:t>
      </w:r>
    </w:p>
    <w:p w:rsidR="00D47149" w:rsidRPr="003519A7" w:rsidRDefault="00D47149" w:rsidP="00D47149">
      <w:pPr>
        <w:pStyle w:val="a7"/>
        <w:rPr>
          <w:rFonts w:hAnsi="宋体" w:cs="宋体"/>
          <w:szCs w:val="22"/>
        </w:rPr>
      </w:pPr>
    </w:p>
    <w:p w:rsidR="00D47149" w:rsidRPr="003519A7" w:rsidRDefault="00D47149" w:rsidP="00D47149">
      <w:pPr>
        <w:pStyle w:val="a7"/>
        <w:rPr>
          <w:rFonts w:hAnsi="宋体" w:cs="宋体"/>
          <w:szCs w:val="22"/>
        </w:rPr>
      </w:pPr>
      <w:r w:rsidRPr="003519A7">
        <w:rPr>
          <w:rFonts w:ascii="MS Gothic" w:eastAsia="MS Gothic" w:hAnsi="MS Gothic" w:cs="MS Gothic" w:hint="eastAsia"/>
          <w:szCs w:val="22"/>
        </w:rPr>
        <w:t>​</w:t>
      </w:r>
      <w:r w:rsidRPr="003519A7">
        <w:rPr>
          <w:rFonts w:hAnsi="宋体" w:cs="宋体"/>
          <w:szCs w:val="22"/>
        </w:rPr>
        <w:tab/>
        <w:t>第一步是人脸探测. 　区分人脸之前，首先要找出人脸在照片中的位置!　近几年来的相机都有人脸探测的功能，它能找出人脸，以便可以对每张人脸对焦，从而得出更清晰的照片．我们这里用</w:t>
      </w:r>
      <w:r w:rsidR="00F74BCF">
        <w:rPr>
          <w:rFonts w:hAnsi="宋体" w:cs="宋体" w:hint="eastAsia"/>
          <w:szCs w:val="22"/>
        </w:rPr>
        <w:t>它</w:t>
      </w:r>
      <w:r w:rsidRPr="003519A7">
        <w:rPr>
          <w:rFonts w:hAnsi="宋体" w:cs="宋体"/>
          <w:szCs w:val="22"/>
        </w:rPr>
        <w:t>来做识别人脸，而</w:t>
      </w:r>
      <w:r w:rsidR="00F74BCF">
        <w:rPr>
          <w:rFonts w:hAnsi="宋体" w:cs="宋体" w:hint="eastAsia"/>
          <w:szCs w:val="22"/>
        </w:rPr>
        <w:t>不是用来</w:t>
      </w:r>
      <w:r w:rsidRPr="003519A7">
        <w:rPr>
          <w:rFonts w:hAnsi="宋体" w:cs="宋体"/>
          <w:szCs w:val="22"/>
        </w:rPr>
        <w:t>得到</w:t>
      </w:r>
      <w:r w:rsidR="00CF1B54">
        <w:rPr>
          <w:rFonts w:hAnsi="宋体" w:cs="宋体" w:hint="eastAsia"/>
          <w:szCs w:val="22"/>
        </w:rPr>
        <w:t>人脸的</w:t>
      </w:r>
      <w:r w:rsidRPr="003519A7">
        <w:rPr>
          <w:rFonts w:hAnsi="宋体" w:cs="宋体"/>
          <w:szCs w:val="22"/>
        </w:rPr>
        <w:t>更清晰的照片．</w:t>
      </w:r>
    </w:p>
    <w:p w:rsidR="00D47149" w:rsidRPr="003519A7" w:rsidRDefault="00D47149" w:rsidP="00D47149">
      <w:pPr>
        <w:pStyle w:val="a7"/>
        <w:rPr>
          <w:rFonts w:hAnsi="宋体" w:cs="宋体"/>
          <w:szCs w:val="22"/>
        </w:rPr>
      </w:pPr>
    </w:p>
    <w:p w:rsidR="00D47149" w:rsidRPr="003519A7" w:rsidRDefault="00D47149" w:rsidP="00D47149">
      <w:pPr>
        <w:pStyle w:val="a7"/>
        <w:rPr>
          <w:rFonts w:hAnsi="宋体" w:cs="宋体"/>
          <w:szCs w:val="22"/>
        </w:rPr>
      </w:pPr>
      <w:r w:rsidRPr="003519A7">
        <w:rPr>
          <w:rFonts w:ascii="MS Gothic" w:eastAsia="MS Gothic" w:hAnsi="MS Gothic" w:cs="MS Gothic" w:hint="eastAsia"/>
          <w:szCs w:val="22"/>
        </w:rPr>
        <w:lastRenderedPageBreak/>
        <w:t>​</w:t>
      </w:r>
      <w:r w:rsidRPr="003519A7">
        <w:rPr>
          <w:rFonts w:hAnsi="宋体" w:cs="宋体"/>
          <w:szCs w:val="22"/>
        </w:rPr>
        <w:tab/>
      </w:r>
      <w:r w:rsidR="00CF1B54">
        <w:rPr>
          <w:rFonts w:hAnsi="宋体" w:cs="宋体" w:hint="eastAsia"/>
          <w:szCs w:val="22"/>
        </w:rPr>
        <w:t>本世纪初,</w:t>
      </w:r>
      <w:r w:rsidRPr="003519A7">
        <w:rPr>
          <w:rFonts w:hAnsi="宋体" w:cs="宋体"/>
          <w:szCs w:val="22"/>
        </w:rPr>
        <w:t>Paul Viola和Michael Jones 发明了能应用在一般照相机上的快速探测人脸的方法，人脸探测在</w:t>
      </w:r>
      <w:r w:rsidR="004A3FA7">
        <w:rPr>
          <w:rFonts w:hAnsi="宋体" w:cs="宋体" w:hint="eastAsia"/>
          <w:szCs w:val="22"/>
        </w:rPr>
        <w:t>2</w:t>
      </w:r>
      <w:r w:rsidR="004A3FA7">
        <w:rPr>
          <w:rFonts w:hAnsi="宋体" w:cs="宋体"/>
          <w:szCs w:val="22"/>
        </w:rPr>
        <w:t>000</w:t>
      </w:r>
      <w:r w:rsidR="004A3FA7">
        <w:rPr>
          <w:rFonts w:hAnsi="宋体" w:cs="宋体" w:hint="eastAsia"/>
          <w:szCs w:val="22"/>
        </w:rPr>
        <w:t>到2</w:t>
      </w:r>
      <w:r w:rsidR="004A3FA7">
        <w:rPr>
          <w:rFonts w:hAnsi="宋体" w:cs="宋体"/>
          <w:szCs w:val="22"/>
        </w:rPr>
        <w:t>010</w:t>
      </w:r>
      <w:r w:rsidR="004A3FA7">
        <w:rPr>
          <w:rFonts w:hAnsi="宋体" w:cs="宋体" w:hint="eastAsia"/>
          <w:szCs w:val="22"/>
        </w:rPr>
        <w:t>年间</w:t>
      </w:r>
      <w:r w:rsidRPr="003519A7">
        <w:rPr>
          <w:rFonts w:hAnsi="宋体" w:cs="宋体"/>
          <w:szCs w:val="22"/>
        </w:rPr>
        <w:t xml:space="preserve">就成为主流技术． 现在，人们有了更好的方法用于快速探测人脸． </w:t>
      </w:r>
    </w:p>
    <w:p w:rsidR="00D47149" w:rsidRPr="003519A7" w:rsidRDefault="00D47149" w:rsidP="00D47149">
      <w:pPr>
        <w:pStyle w:val="a7"/>
        <w:rPr>
          <w:rFonts w:hAnsi="宋体" w:cs="宋体"/>
          <w:szCs w:val="22"/>
        </w:rPr>
      </w:pPr>
    </w:p>
    <w:p w:rsidR="00552321" w:rsidRDefault="00D47149" w:rsidP="00D47149">
      <w:pPr>
        <w:pStyle w:val="a7"/>
        <w:rPr>
          <w:rFonts w:hAnsi="宋体" w:cs="宋体"/>
          <w:szCs w:val="22"/>
        </w:rPr>
      </w:pPr>
      <w:r w:rsidRPr="003519A7">
        <w:rPr>
          <w:rFonts w:ascii="MS Gothic" w:eastAsia="MS Gothic" w:hAnsi="MS Gothic" w:cs="MS Gothic" w:hint="eastAsia"/>
          <w:szCs w:val="22"/>
        </w:rPr>
        <w:t>​</w:t>
      </w:r>
      <w:r w:rsidRPr="003519A7">
        <w:rPr>
          <w:rFonts w:hAnsi="宋体" w:cs="宋体"/>
          <w:szCs w:val="22"/>
        </w:rPr>
        <w:tab/>
        <w:t>我们将用的方法----</w:t>
      </w:r>
      <w:r w:rsidRPr="00AB6AF2">
        <w:rPr>
          <w:rFonts w:hAnsi="宋体" w:cs="宋体"/>
          <w:b/>
          <w:szCs w:val="22"/>
        </w:rPr>
        <w:t>方向梯度直方图</w:t>
      </w:r>
      <w:r w:rsidRPr="003519A7">
        <w:rPr>
          <w:rFonts w:hAnsi="宋体" w:cs="宋体"/>
          <w:szCs w:val="22"/>
        </w:rPr>
        <w:t>(Histogram of Oriented Gradients, HOG, 2005).</w:t>
      </w:r>
    </w:p>
    <w:p w:rsidR="00F74BCF" w:rsidRDefault="00552321" w:rsidP="00D47149">
      <w:pPr>
        <w:pStyle w:val="a7"/>
        <w:rPr>
          <w:rFonts w:hAnsi="宋体" w:cs="宋体"/>
          <w:szCs w:val="22"/>
        </w:rPr>
      </w:pPr>
      <w:r>
        <w:rPr>
          <w:rFonts w:ascii="Segoe UI" w:hAnsi="Segoe UI" w:cs="Segoe UI"/>
          <w:noProof/>
          <w:color w:val="24292E"/>
          <w:bdr w:val="single" w:sz="6" w:space="0" w:color="6A737D" w:frame="1"/>
          <w:shd w:val="clear" w:color="auto" w:fill="FFFFFF"/>
          <w:lang w:val="en"/>
        </w:rPr>
        <w:drawing>
          <wp:inline distT="0" distB="0" distL="0" distR="0" wp14:anchorId="2536BB68" wp14:editId="3FC051A8">
            <wp:extent cx="6192520" cy="3096260"/>
            <wp:effectExtent l="0" t="0" r="0" b="8890"/>
            <wp:docPr id="15" name="图片 15" descr="hog_astrona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g_astronau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2520" cy="3096260"/>
                    </a:xfrm>
                    <a:prstGeom prst="rect">
                      <a:avLst/>
                    </a:prstGeom>
                    <a:noFill/>
                    <a:ln>
                      <a:noFill/>
                    </a:ln>
                  </pic:spPr>
                </pic:pic>
              </a:graphicData>
            </a:graphic>
          </wp:inline>
        </w:drawing>
      </w:r>
      <w:r w:rsidR="00D47149" w:rsidRPr="003519A7">
        <w:rPr>
          <w:rFonts w:hAnsi="宋体" w:cs="宋体"/>
          <w:szCs w:val="22"/>
        </w:rPr>
        <w:t xml:space="preserve">　</w:t>
      </w:r>
    </w:p>
    <w:p w:rsidR="00F74BCF" w:rsidRDefault="00D47149" w:rsidP="00F74BCF">
      <w:pPr>
        <w:pStyle w:val="a7"/>
        <w:ind w:firstLine="420"/>
        <w:rPr>
          <w:rFonts w:hAnsi="宋体" w:cs="宋体"/>
          <w:szCs w:val="22"/>
        </w:rPr>
      </w:pPr>
      <w:r w:rsidRPr="003519A7">
        <w:rPr>
          <w:rFonts w:hAnsi="宋体" w:cs="宋体"/>
          <w:szCs w:val="22"/>
        </w:rPr>
        <w:t>首先</w:t>
      </w:r>
      <w:r w:rsidR="004A3FA7">
        <w:rPr>
          <w:rFonts w:hAnsi="宋体" w:cs="宋体" w:hint="eastAsia"/>
          <w:szCs w:val="22"/>
        </w:rPr>
        <w:t>,</w:t>
      </w:r>
      <w:r w:rsidR="004A3FA7" w:rsidRPr="004A3FA7">
        <w:rPr>
          <w:rFonts w:hAnsi="宋体" w:cs="宋体"/>
          <w:szCs w:val="22"/>
        </w:rPr>
        <w:t xml:space="preserve"> </w:t>
      </w:r>
      <w:r w:rsidR="004A3FA7" w:rsidRPr="003519A7">
        <w:rPr>
          <w:rFonts w:hAnsi="宋体" w:cs="宋体"/>
          <w:szCs w:val="22"/>
        </w:rPr>
        <w:t>因为色彩的信息</w:t>
      </w:r>
      <w:r w:rsidR="004A3FA7">
        <w:rPr>
          <w:rFonts w:hAnsi="宋体" w:cs="宋体" w:hint="eastAsia"/>
          <w:szCs w:val="22"/>
        </w:rPr>
        <w:t>对</w:t>
      </w:r>
      <w:r w:rsidR="004A3FA7" w:rsidRPr="003519A7">
        <w:rPr>
          <w:rFonts w:hAnsi="宋体" w:cs="宋体"/>
          <w:szCs w:val="22"/>
        </w:rPr>
        <w:t>我们</w:t>
      </w:r>
      <w:r w:rsidR="00300F43">
        <w:rPr>
          <w:rFonts w:hAnsi="宋体" w:cs="宋体" w:hint="eastAsia"/>
          <w:szCs w:val="22"/>
        </w:rPr>
        <w:t>做</w:t>
      </w:r>
      <w:r w:rsidR="004A3FA7">
        <w:rPr>
          <w:rFonts w:hAnsi="宋体" w:cs="宋体" w:hint="eastAsia"/>
          <w:szCs w:val="22"/>
        </w:rPr>
        <w:t>人脸识别时</w:t>
      </w:r>
      <w:r w:rsidR="004A3FA7" w:rsidRPr="003519A7">
        <w:rPr>
          <w:rFonts w:hAnsi="宋体" w:cs="宋体"/>
          <w:szCs w:val="22"/>
        </w:rPr>
        <w:t>不需要</w:t>
      </w:r>
      <w:r w:rsidR="004A3FA7">
        <w:rPr>
          <w:rFonts w:hAnsi="宋体" w:cs="宋体" w:hint="eastAsia"/>
          <w:szCs w:val="22"/>
        </w:rPr>
        <w:t>,所以我们先</w:t>
      </w:r>
      <w:r w:rsidRPr="003519A7">
        <w:rPr>
          <w:rFonts w:hAnsi="宋体" w:cs="宋体"/>
          <w:szCs w:val="22"/>
        </w:rPr>
        <w:t>将照片转成黑白照片．</w:t>
      </w:r>
    </w:p>
    <w:p w:rsidR="00CA718C" w:rsidRDefault="00CA718C" w:rsidP="00F74BCF">
      <w:pPr>
        <w:pStyle w:val="a7"/>
        <w:ind w:firstLine="420"/>
        <w:rPr>
          <w:rFonts w:hAnsi="宋体" w:cs="宋体"/>
          <w:szCs w:val="22"/>
        </w:rPr>
      </w:pPr>
    </w:p>
    <w:p w:rsidR="00CA718C" w:rsidRDefault="00D47149" w:rsidP="00F74BCF">
      <w:pPr>
        <w:pStyle w:val="a7"/>
        <w:ind w:firstLine="420"/>
        <w:rPr>
          <w:rFonts w:hAnsi="宋体" w:cs="宋体"/>
          <w:szCs w:val="22"/>
        </w:rPr>
      </w:pPr>
      <w:r w:rsidRPr="003519A7">
        <w:rPr>
          <w:rFonts w:hAnsi="宋体" w:cs="宋体"/>
          <w:szCs w:val="22"/>
        </w:rPr>
        <w:t>然后，我们依次关注照片中的每一个像素点．</w:t>
      </w:r>
      <w:r w:rsidR="00CA718C">
        <w:rPr>
          <w:rFonts w:hAnsi="宋体" w:cs="宋体" w:hint="eastAsia"/>
          <w:szCs w:val="22"/>
        </w:rPr>
        <w:t>先看一个例子.</w:t>
      </w:r>
    </w:p>
    <w:p w:rsidR="00CA718C" w:rsidRDefault="00CA718C" w:rsidP="00F74BCF">
      <w:pPr>
        <w:pStyle w:val="a7"/>
        <w:ind w:firstLine="420"/>
        <w:rPr>
          <w:rFonts w:hAnsi="宋体" w:cs="宋体"/>
          <w:szCs w:val="22"/>
        </w:rPr>
      </w:pPr>
      <w:r>
        <w:rPr>
          <w:noProof/>
        </w:rPr>
        <w:drawing>
          <wp:inline distT="0" distB="0" distL="0" distR="0" wp14:anchorId="1B2F03B6" wp14:editId="75AE2E90">
            <wp:extent cx="2639786" cy="2334126"/>
            <wp:effectExtent l="0" t="0" r="825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8144" cy="2341517"/>
                    </a:xfrm>
                    <a:prstGeom prst="rect">
                      <a:avLst/>
                    </a:prstGeom>
                    <a:noFill/>
                    <a:ln>
                      <a:noFill/>
                    </a:ln>
                  </pic:spPr>
                </pic:pic>
              </a:graphicData>
            </a:graphic>
          </wp:inline>
        </w:drawing>
      </w:r>
    </w:p>
    <w:p w:rsidR="00CA718C" w:rsidRDefault="00CA718C" w:rsidP="00F74BCF">
      <w:pPr>
        <w:pStyle w:val="a7"/>
        <w:ind w:firstLine="420"/>
        <w:rPr>
          <w:rFonts w:hAnsi="宋体" w:cs="宋体"/>
          <w:szCs w:val="22"/>
        </w:rPr>
      </w:pPr>
    </w:p>
    <w:p w:rsidR="00CA718C" w:rsidRDefault="00CA718C" w:rsidP="00F74BCF">
      <w:pPr>
        <w:pStyle w:val="a7"/>
        <w:ind w:firstLine="420"/>
        <w:rPr>
          <w:rFonts w:hAnsi="宋体" w:cs="宋体"/>
          <w:szCs w:val="22"/>
        </w:rPr>
      </w:pPr>
    </w:p>
    <w:p w:rsidR="00CA718C" w:rsidRDefault="00CA718C" w:rsidP="00F74BCF">
      <w:pPr>
        <w:pStyle w:val="a7"/>
        <w:ind w:firstLine="420"/>
        <w:rPr>
          <w:rFonts w:hAnsi="宋体" w:cs="宋体"/>
          <w:szCs w:val="22"/>
        </w:rPr>
      </w:pPr>
      <w:r w:rsidRPr="003519A7">
        <w:rPr>
          <w:rFonts w:hAnsi="宋体" w:cs="宋体"/>
          <w:szCs w:val="22"/>
        </w:rPr>
        <w:t>如果我们直接分析像素, 同一个人的非常暗的照片和非常亮的照片将具有</w:t>
      </w:r>
      <w:r w:rsidRPr="00CA718C">
        <w:rPr>
          <w:rFonts w:hAnsi="宋体" w:cs="宋体"/>
          <w:b/>
          <w:szCs w:val="22"/>
        </w:rPr>
        <w:t>完全不同</w:t>
      </w:r>
      <w:r w:rsidRPr="003519A7">
        <w:rPr>
          <w:rFonts w:hAnsi="宋体" w:cs="宋体"/>
          <w:szCs w:val="22"/>
        </w:rPr>
        <w:t>的</w:t>
      </w:r>
      <w:proofErr w:type="gramStart"/>
      <w:r w:rsidRPr="003519A7">
        <w:rPr>
          <w:rFonts w:hAnsi="宋体" w:cs="宋体"/>
          <w:szCs w:val="22"/>
        </w:rPr>
        <w:t>像素值</w:t>
      </w:r>
      <w:proofErr w:type="gramEnd"/>
      <w:r>
        <w:rPr>
          <w:rFonts w:hAnsi="宋体" w:cs="宋体" w:hint="eastAsia"/>
          <w:szCs w:val="22"/>
        </w:rPr>
        <w:t>(如图)</w:t>
      </w:r>
      <w:r w:rsidRPr="003519A7">
        <w:rPr>
          <w:rFonts w:hAnsi="宋体" w:cs="宋体"/>
          <w:szCs w:val="22"/>
        </w:rPr>
        <w:t xml:space="preserve">. </w:t>
      </w:r>
      <w:r>
        <w:rPr>
          <w:rFonts w:hAnsi="宋体" w:cs="宋体" w:hint="eastAsia"/>
          <w:szCs w:val="22"/>
        </w:rPr>
        <w:t>一个很好的办法是:</w:t>
      </w:r>
      <w:r>
        <w:rPr>
          <w:rFonts w:hAnsi="宋体" w:cs="宋体"/>
          <w:szCs w:val="22"/>
        </w:rPr>
        <w:t xml:space="preserve"> </w:t>
      </w:r>
      <w:r w:rsidRPr="00CA718C">
        <w:rPr>
          <w:rFonts w:hAnsi="宋体" w:cs="宋体" w:hint="eastAsia"/>
          <w:b/>
          <w:color w:val="C00000"/>
          <w:szCs w:val="22"/>
        </w:rPr>
        <w:t>考虑像素亮度的变化</w:t>
      </w:r>
      <w:r>
        <w:rPr>
          <w:rFonts w:hAnsi="宋体" w:cs="宋体" w:hint="eastAsia"/>
          <w:szCs w:val="22"/>
        </w:rPr>
        <w:t>!</w:t>
      </w:r>
      <w:r>
        <w:rPr>
          <w:rFonts w:hAnsi="宋体" w:cs="宋体"/>
          <w:szCs w:val="22"/>
        </w:rPr>
        <w:t xml:space="preserve"> </w:t>
      </w:r>
      <w:proofErr w:type="gramStart"/>
      <w:r>
        <w:rPr>
          <w:rFonts w:hAnsi="宋体" w:cs="宋体" w:hint="eastAsia"/>
          <w:szCs w:val="22"/>
        </w:rPr>
        <w:t>当</w:t>
      </w:r>
      <w:r w:rsidRPr="003519A7">
        <w:rPr>
          <w:rFonts w:hAnsi="宋体" w:cs="宋体"/>
          <w:szCs w:val="22"/>
        </w:rPr>
        <w:t>考虑</w:t>
      </w:r>
      <w:proofErr w:type="gramEnd"/>
      <w:r w:rsidRPr="003519A7">
        <w:rPr>
          <w:rFonts w:hAnsi="宋体" w:cs="宋体"/>
          <w:szCs w:val="22"/>
        </w:rPr>
        <w:t>亮度改变的方向时，暗照片和</w:t>
      </w:r>
      <w:proofErr w:type="gramStart"/>
      <w:r w:rsidRPr="003519A7">
        <w:rPr>
          <w:rFonts w:hAnsi="宋体" w:cs="宋体"/>
          <w:szCs w:val="22"/>
        </w:rPr>
        <w:t>两照片</w:t>
      </w:r>
      <w:proofErr w:type="gramEnd"/>
      <w:r w:rsidRPr="003519A7">
        <w:rPr>
          <w:rFonts w:hAnsi="宋体" w:cs="宋体"/>
          <w:szCs w:val="22"/>
        </w:rPr>
        <w:t>将有几乎一样的表示! 所以我们不直接处理</w:t>
      </w:r>
      <w:proofErr w:type="gramStart"/>
      <w:r w:rsidRPr="003519A7">
        <w:rPr>
          <w:rFonts w:hAnsi="宋体" w:cs="宋体"/>
          <w:szCs w:val="22"/>
        </w:rPr>
        <w:t>像素值</w:t>
      </w:r>
      <w:proofErr w:type="gramEnd"/>
      <w:r w:rsidRPr="003519A7">
        <w:rPr>
          <w:rFonts w:hAnsi="宋体" w:cs="宋体"/>
          <w:szCs w:val="22"/>
        </w:rPr>
        <w:t>信息，而是处理像素明暗的变化信息．</w:t>
      </w:r>
    </w:p>
    <w:p w:rsidR="00D47149" w:rsidRDefault="00D47149" w:rsidP="00F74BCF">
      <w:pPr>
        <w:pStyle w:val="a7"/>
        <w:ind w:firstLine="420"/>
        <w:rPr>
          <w:rFonts w:hAnsi="宋体" w:cs="宋体"/>
          <w:szCs w:val="22"/>
        </w:rPr>
      </w:pPr>
      <w:r w:rsidRPr="003519A7">
        <w:rPr>
          <w:rFonts w:hAnsi="宋体" w:cs="宋体"/>
          <w:szCs w:val="22"/>
        </w:rPr>
        <w:t>对每个像素点,　我们想看看那些直接包围着它的像素点. 我们的目标：计算出当前像素相对于其周围的像素</w:t>
      </w:r>
      <w:proofErr w:type="gramStart"/>
      <w:r w:rsidRPr="003519A7">
        <w:rPr>
          <w:rFonts w:hAnsi="宋体" w:cs="宋体"/>
          <w:szCs w:val="22"/>
        </w:rPr>
        <w:t>有多暗</w:t>
      </w:r>
      <w:proofErr w:type="gramEnd"/>
      <w:r w:rsidRPr="003519A7">
        <w:rPr>
          <w:rFonts w:hAnsi="宋体" w:cs="宋体"/>
          <w:szCs w:val="22"/>
        </w:rPr>
        <w:t>. 然后我们</w:t>
      </w:r>
      <w:r w:rsidR="004A3FA7">
        <w:rPr>
          <w:rFonts w:hAnsi="宋体" w:cs="宋体" w:hint="eastAsia"/>
          <w:szCs w:val="22"/>
        </w:rPr>
        <w:t>可以</w:t>
      </w:r>
      <w:r w:rsidRPr="00F74BCF">
        <w:rPr>
          <w:rFonts w:hAnsi="宋体" w:cs="宋体"/>
          <w:b/>
          <w:szCs w:val="22"/>
        </w:rPr>
        <w:t>画出</w:t>
      </w:r>
      <w:r w:rsidRPr="003519A7">
        <w:rPr>
          <w:rFonts w:hAnsi="宋体" w:cs="宋体"/>
          <w:szCs w:val="22"/>
        </w:rPr>
        <w:t>像素由明到</w:t>
      </w:r>
      <w:proofErr w:type="gramStart"/>
      <w:r w:rsidRPr="003519A7">
        <w:rPr>
          <w:rFonts w:hAnsi="宋体" w:cs="宋体"/>
          <w:szCs w:val="22"/>
        </w:rPr>
        <w:t>暗</w:t>
      </w:r>
      <w:r w:rsidRPr="00F74BCF">
        <w:rPr>
          <w:rFonts w:hAnsi="宋体" w:cs="宋体"/>
          <w:b/>
          <w:szCs w:val="22"/>
        </w:rPr>
        <w:t>变化</w:t>
      </w:r>
      <w:proofErr w:type="gramEnd"/>
      <w:r w:rsidRPr="00F74BCF">
        <w:rPr>
          <w:rFonts w:hAnsi="宋体" w:cs="宋体"/>
          <w:b/>
          <w:szCs w:val="22"/>
        </w:rPr>
        <w:t>最快</w:t>
      </w:r>
      <w:r w:rsidRPr="00117369">
        <w:rPr>
          <w:rFonts w:hAnsi="宋体" w:cs="宋体"/>
          <w:b/>
          <w:szCs w:val="22"/>
        </w:rPr>
        <w:t>的方向</w:t>
      </w:r>
      <w:r w:rsidRPr="003519A7">
        <w:rPr>
          <w:rFonts w:hAnsi="宋体" w:cs="宋体"/>
          <w:szCs w:val="22"/>
        </w:rPr>
        <w:t>:</w:t>
      </w:r>
    </w:p>
    <w:p w:rsidR="0080435C" w:rsidRPr="003519A7" w:rsidRDefault="0080435C" w:rsidP="00D47149">
      <w:pPr>
        <w:pStyle w:val="a7"/>
        <w:rPr>
          <w:rFonts w:hAnsi="宋体" w:cs="宋体"/>
          <w:szCs w:val="22"/>
        </w:rPr>
      </w:pPr>
      <w:r>
        <w:rPr>
          <w:noProof/>
        </w:rPr>
        <w:lastRenderedPageBreak/>
        <w:drawing>
          <wp:inline distT="0" distB="0" distL="0" distR="0" wp14:anchorId="1D1D06A9" wp14:editId="7D953504">
            <wp:extent cx="4762500" cy="1516380"/>
            <wp:effectExtent l="0" t="0" r="0" b="7620"/>
            <wp:docPr id="12" name="图片 12" descr="https://raw.githubusercontent.com/hg08/tututu/master/oriented_gradien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raw.githubusercontent.com/hg08/tututu/master/oriented_gradients.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1516380"/>
                    </a:xfrm>
                    <a:prstGeom prst="rect">
                      <a:avLst/>
                    </a:prstGeom>
                    <a:noFill/>
                    <a:ln>
                      <a:noFill/>
                    </a:ln>
                  </pic:spPr>
                </pic:pic>
              </a:graphicData>
            </a:graphic>
          </wp:inline>
        </w:drawing>
      </w:r>
    </w:p>
    <w:p w:rsidR="00D47149" w:rsidRPr="003519A7" w:rsidRDefault="00D47149" w:rsidP="00D47149">
      <w:pPr>
        <w:pStyle w:val="a7"/>
        <w:rPr>
          <w:rFonts w:hAnsi="宋体" w:cs="宋体"/>
          <w:szCs w:val="22"/>
        </w:rPr>
      </w:pPr>
    </w:p>
    <w:p w:rsidR="00D47149" w:rsidRPr="003519A7" w:rsidRDefault="00D47149" w:rsidP="00D47149">
      <w:pPr>
        <w:pStyle w:val="a7"/>
        <w:rPr>
          <w:rFonts w:hAnsi="宋体" w:cs="宋体"/>
          <w:szCs w:val="22"/>
        </w:rPr>
      </w:pPr>
      <w:r w:rsidRPr="003519A7">
        <w:rPr>
          <w:rFonts w:hAnsi="宋体" w:cs="宋体"/>
          <w:szCs w:val="22"/>
        </w:rPr>
        <w:t>&lt;</w:t>
      </w:r>
      <w:proofErr w:type="spellStart"/>
      <w:r w:rsidRPr="003519A7">
        <w:rPr>
          <w:rFonts w:hAnsi="宋体" w:cs="宋体"/>
          <w:szCs w:val="22"/>
        </w:rPr>
        <w:t>img</w:t>
      </w:r>
      <w:proofErr w:type="spellEnd"/>
      <w:r w:rsidRPr="003519A7">
        <w:rPr>
          <w:rFonts w:hAnsi="宋体" w:cs="宋体"/>
          <w:szCs w:val="22"/>
        </w:rPr>
        <w:t xml:space="preserve"> src="https://github.com/hg08/tututu/blob/master/oriented_gradients.gif?raw=true"&gt;</w:t>
      </w:r>
    </w:p>
    <w:p w:rsidR="00D47149" w:rsidRPr="003519A7" w:rsidRDefault="00D47149" w:rsidP="00D47149">
      <w:pPr>
        <w:pStyle w:val="a7"/>
        <w:rPr>
          <w:rFonts w:hAnsi="宋体" w:cs="宋体"/>
          <w:szCs w:val="22"/>
        </w:rPr>
      </w:pPr>
    </w:p>
    <w:p w:rsidR="00050A36" w:rsidRDefault="00D47149" w:rsidP="00050A36">
      <w:pPr>
        <w:pStyle w:val="a7"/>
        <w:ind w:firstLine="420"/>
        <w:rPr>
          <w:rFonts w:hAnsi="宋体" w:cs="宋体"/>
          <w:szCs w:val="22"/>
        </w:rPr>
      </w:pPr>
      <w:r w:rsidRPr="003519A7">
        <w:rPr>
          <w:rFonts w:hAnsi="宋体" w:cs="宋体"/>
          <w:szCs w:val="22"/>
        </w:rPr>
        <w:t>对照片中的每一个像素点重复上述操作, 最终每一个像素都被一个箭头取代了. 这些箭头称为</w:t>
      </w:r>
      <w:r w:rsidRPr="00F212FA">
        <w:rPr>
          <w:rFonts w:hAnsi="宋体" w:cs="宋体"/>
          <w:b/>
          <w:szCs w:val="22"/>
        </w:rPr>
        <w:t>梯度</w:t>
      </w:r>
      <w:r w:rsidRPr="003519A7">
        <w:rPr>
          <w:rFonts w:hAnsi="宋体" w:cs="宋体"/>
          <w:szCs w:val="22"/>
        </w:rPr>
        <w:t xml:space="preserve"> ,它们显示整张照片由明到</w:t>
      </w:r>
      <w:proofErr w:type="gramStart"/>
      <w:r w:rsidRPr="003519A7">
        <w:rPr>
          <w:rFonts w:hAnsi="宋体" w:cs="宋体"/>
          <w:szCs w:val="22"/>
        </w:rPr>
        <w:t>暗变化</w:t>
      </w:r>
      <w:proofErr w:type="gramEnd"/>
      <w:r w:rsidRPr="003519A7">
        <w:rPr>
          <w:rFonts w:hAnsi="宋体" w:cs="宋体"/>
          <w:szCs w:val="22"/>
        </w:rPr>
        <w:t>最快的方向．</w:t>
      </w:r>
    </w:p>
    <w:p w:rsidR="00D47149" w:rsidRDefault="00050A36" w:rsidP="00CA718C">
      <w:pPr>
        <w:pStyle w:val="a7"/>
        <w:ind w:firstLine="420"/>
        <w:rPr>
          <w:rFonts w:hAnsi="宋体" w:cs="宋体"/>
          <w:szCs w:val="22"/>
        </w:rPr>
      </w:pPr>
      <w:r w:rsidRPr="00050A36">
        <w:rPr>
          <w:rFonts w:hint="eastAsia"/>
          <w:iCs/>
          <w:color w:val="808080"/>
        </w:rPr>
        <w:t>[</w:t>
      </w:r>
      <w:proofErr w:type="spellStart"/>
      <w:r w:rsidRPr="00050A36">
        <w:rPr>
          <w:rFonts w:hint="eastAsia"/>
          <w:iCs/>
          <w:color w:val="808080"/>
        </w:rPr>
        <w:t>Dalal</w:t>
      </w:r>
      <w:proofErr w:type="spellEnd"/>
      <w:r w:rsidRPr="00050A36">
        <w:rPr>
          <w:rFonts w:hint="eastAsia"/>
          <w:iCs/>
          <w:color w:val="808080"/>
        </w:rPr>
        <w:t xml:space="preserve">, N and </w:t>
      </w:r>
      <w:proofErr w:type="spellStart"/>
      <w:r w:rsidRPr="00050A36">
        <w:rPr>
          <w:rFonts w:hint="eastAsia"/>
          <w:iCs/>
          <w:color w:val="808080"/>
        </w:rPr>
        <w:t>Triggs</w:t>
      </w:r>
      <w:proofErr w:type="spellEnd"/>
      <w:r w:rsidRPr="00050A36">
        <w:rPr>
          <w:rFonts w:hint="eastAsia"/>
          <w:iCs/>
          <w:color w:val="808080"/>
        </w:rPr>
        <w:t>, B,</w:t>
      </w:r>
      <w:r>
        <w:rPr>
          <w:rFonts w:hint="eastAsia"/>
          <w:i/>
          <w:iCs/>
          <w:color w:val="808080"/>
        </w:rPr>
        <w:t xml:space="preserve"> Histograms of Oriented Gradients for</w:t>
      </w:r>
      <w:r>
        <w:rPr>
          <w:rFonts w:hint="eastAsia"/>
          <w:i/>
          <w:iCs/>
          <w:color w:val="808080"/>
        </w:rPr>
        <w:br/>
        <w:t xml:space="preserve">       Human Detection, </w:t>
      </w:r>
      <w:r w:rsidRPr="00050A36">
        <w:rPr>
          <w:rFonts w:hint="eastAsia"/>
          <w:iCs/>
          <w:color w:val="808080"/>
        </w:rPr>
        <w:t>IEEE Computer Society Conference on Computer</w:t>
      </w:r>
      <w:r w:rsidRPr="00050A36">
        <w:rPr>
          <w:rFonts w:hint="eastAsia"/>
          <w:iCs/>
          <w:color w:val="808080"/>
        </w:rPr>
        <w:br/>
        <w:t xml:space="preserve">       Vision and Pattern Recognition 2005 San Diego, CA, USA,</w:t>
      </w:r>
      <w:r w:rsidRPr="00050A36">
        <w:rPr>
          <w:rFonts w:hint="eastAsia"/>
          <w:iCs/>
          <w:color w:val="808080"/>
        </w:rPr>
        <w:br/>
        <w:t xml:space="preserve">       https://lear.inrialpes.fr/people/triggs/pubs/Dalal-cvpr05.pdf,</w:t>
      </w:r>
      <w:r w:rsidRPr="00050A36">
        <w:rPr>
          <w:rFonts w:hint="eastAsia"/>
          <w:iCs/>
          <w:color w:val="808080"/>
        </w:rPr>
        <w:br/>
        <w:t xml:space="preserve">       DOI:10.1109/CVPR.2005.177]</w:t>
      </w:r>
      <w:r w:rsidR="00D47149" w:rsidRPr="003519A7">
        <w:rPr>
          <w:rFonts w:hAnsi="宋体" w:cs="宋体"/>
          <w:szCs w:val="22"/>
        </w:rPr>
        <w:t xml:space="preserve"> </w:t>
      </w:r>
    </w:p>
    <w:p w:rsidR="00E45252" w:rsidRDefault="00E45252" w:rsidP="00CA718C">
      <w:pPr>
        <w:pStyle w:val="a7"/>
        <w:ind w:firstLine="420"/>
        <w:rPr>
          <w:rFonts w:hAnsi="宋体" w:cs="宋体"/>
          <w:szCs w:val="22"/>
        </w:rPr>
      </w:pPr>
    </w:p>
    <w:p w:rsidR="00E45252" w:rsidRDefault="00E45252" w:rsidP="00CA718C">
      <w:pPr>
        <w:pStyle w:val="a7"/>
        <w:ind w:firstLine="420"/>
        <w:rPr>
          <w:rFonts w:hAnsi="宋体" w:cs="宋体"/>
          <w:szCs w:val="22"/>
        </w:rPr>
      </w:pPr>
    </w:p>
    <w:p w:rsidR="00E45252" w:rsidRDefault="00117369" w:rsidP="00CA718C">
      <w:pPr>
        <w:pStyle w:val="a7"/>
        <w:ind w:firstLine="420"/>
        <w:rPr>
          <w:rFonts w:hAnsi="宋体" w:cs="宋体"/>
          <w:szCs w:val="22"/>
        </w:rPr>
      </w:pPr>
      <w:r>
        <w:rPr>
          <w:rFonts w:hAnsi="宋体" w:cs="宋体" w:hint="eastAsia"/>
          <w:szCs w:val="22"/>
        </w:rPr>
        <w:t>在计算HOG时,</w:t>
      </w:r>
      <w:r>
        <w:rPr>
          <w:rFonts w:hAnsi="宋体" w:cs="宋体"/>
          <w:szCs w:val="22"/>
        </w:rPr>
        <w:t xml:space="preserve"> </w:t>
      </w:r>
      <w:r>
        <w:rPr>
          <w:rFonts w:hAnsi="宋体" w:cs="宋体" w:hint="eastAsia"/>
          <w:szCs w:val="22"/>
        </w:rPr>
        <w:t>如果将</w:t>
      </w:r>
      <w:r w:rsidRPr="00117369">
        <w:rPr>
          <w:rFonts w:hAnsi="宋体" w:cs="宋体" w:hint="eastAsia"/>
          <w:b/>
          <w:szCs w:val="22"/>
        </w:rPr>
        <w:t>方向数目</w:t>
      </w:r>
      <w:r>
        <w:rPr>
          <w:rFonts w:hAnsi="宋体" w:cs="宋体" w:hint="eastAsia"/>
          <w:szCs w:val="22"/>
        </w:rPr>
        <w:t>这个参数设置为9,那么圆周(</w:t>
      </w:r>
      <w:r>
        <w:rPr>
          <w:rFonts w:hAnsi="宋体" w:cs="宋体"/>
          <w:szCs w:val="22"/>
        </w:rPr>
        <w:t>360</w:t>
      </w:r>
      <w:r>
        <w:rPr>
          <w:rFonts w:hAnsi="宋体" w:cs="宋体" w:hint="eastAsia"/>
          <w:szCs w:val="22"/>
        </w:rPr>
        <w:t>°</w:t>
      </w:r>
      <w:r>
        <w:rPr>
          <w:rFonts w:hAnsi="宋体" w:cs="宋体"/>
          <w:szCs w:val="22"/>
        </w:rPr>
        <w:t>)</w:t>
      </w:r>
      <w:r>
        <w:rPr>
          <w:rFonts w:hAnsi="宋体" w:cs="宋体" w:hint="eastAsia"/>
          <w:szCs w:val="22"/>
        </w:rPr>
        <w:t>就被分成九个区间.</w:t>
      </w:r>
      <w:r>
        <w:rPr>
          <w:rFonts w:hAnsi="宋体" w:cs="宋体"/>
          <w:szCs w:val="22"/>
        </w:rPr>
        <w:t xml:space="preserve"> </w:t>
      </w:r>
      <w:r>
        <w:rPr>
          <w:rFonts w:hAnsi="宋体" w:cs="宋体" w:hint="eastAsia"/>
          <w:szCs w:val="22"/>
        </w:rPr>
        <w:t>它们分别是:</w:t>
      </w:r>
    </w:p>
    <w:p w:rsidR="00E45252" w:rsidRPr="003519A7" w:rsidRDefault="00E45252" w:rsidP="00CA718C">
      <w:pPr>
        <w:pStyle w:val="a7"/>
        <w:ind w:firstLine="420"/>
        <w:rPr>
          <w:rFonts w:hAnsi="宋体" w:cs="宋体" w:hint="eastAsia"/>
          <w:szCs w:val="22"/>
        </w:rPr>
      </w:pPr>
      <w:r>
        <w:rPr>
          <w:rFonts w:hAnsi="宋体" w:cs="宋体" w:hint="eastAsia"/>
          <w:szCs w:val="22"/>
        </w:rPr>
        <w:t>[</w:t>
      </w:r>
      <w:r>
        <w:rPr>
          <w:rFonts w:hAnsi="宋体" w:cs="宋体"/>
          <w:szCs w:val="22"/>
        </w:rPr>
        <w:t>0, 40</w:t>
      </w:r>
      <w:r w:rsidR="00117369">
        <w:rPr>
          <w:rFonts w:hAnsi="宋体" w:cs="宋体" w:hint="eastAsia"/>
          <w:szCs w:val="22"/>
        </w:rPr>
        <w:t>],[40</w:t>
      </w:r>
      <w:r>
        <w:rPr>
          <w:rFonts w:hAnsi="宋体" w:cs="宋体"/>
          <w:szCs w:val="22"/>
        </w:rPr>
        <w:t>, 80</w:t>
      </w:r>
      <w:r w:rsidR="00117369">
        <w:rPr>
          <w:rFonts w:hAnsi="宋体" w:cs="宋体" w:hint="eastAsia"/>
          <w:szCs w:val="22"/>
        </w:rPr>
        <w:t>],[80</w:t>
      </w:r>
      <w:r>
        <w:rPr>
          <w:rFonts w:hAnsi="宋体" w:cs="宋体"/>
          <w:szCs w:val="22"/>
        </w:rPr>
        <w:t>,120</w:t>
      </w:r>
      <w:r w:rsidR="00117369">
        <w:rPr>
          <w:rFonts w:hAnsi="宋体" w:cs="宋体" w:hint="eastAsia"/>
          <w:szCs w:val="22"/>
        </w:rPr>
        <w:t>],[120</w:t>
      </w:r>
      <w:r>
        <w:rPr>
          <w:rFonts w:hAnsi="宋体" w:cs="宋体"/>
          <w:szCs w:val="22"/>
        </w:rPr>
        <w:t>, 160</w:t>
      </w:r>
      <w:r w:rsidR="00117369">
        <w:rPr>
          <w:rFonts w:hAnsi="宋体" w:cs="宋体" w:hint="eastAsia"/>
          <w:szCs w:val="22"/>
        </w:rPr>
        <w:t>],[160</w:t>
      </w:r>
      <w:r>
        <w:rPr>
          <w:rFonts w:hAnsi="宋体" w:cs="宋体"/>
          <w:szCs w:val="22"/>
        </w:rPr>
        <w:t>, 200</w:t>
      </w:r>
      <w:r w:rsidR="00117369">
        <w:rPr>
          <w:rFonts w:hAnsi="宋体" w:cs="宋体" w:hint="eastAsia"/>
          <w:szCs w:val="22"/>
        </w:rPr>
        <w:t>],[200</w:t>
      </w:r>
      <w:r>
        <w:rPr>
          <w:rFonts w:hAnsi="宋体" w:cs="宋体"/>
          <w:szCs w:val="22"/>
        </w:rPr>
        <w:t>, 240</w:t>
      </w:r>
      <w:r w:rsidR="00117369">
        <w:rPr>
          <w:rFonts w:hAnsi="宋体" w:cs="宋体" w:hint="eastAsia"/>
          <w:szCs w:val="22"/>
        </w:rPr>
        <w:t>],[240</w:t>
      </w:r>
      <w:r>
        <w:rPr>
          <w:rFonts w:hAnsi="宋体" w:cs="宋体"/>
          <w:szCs w:val="22"/>
        </w:rPr>
        <w:t>, 280</w:t>
      </w:r>
      <w:r w:rsidR="00117369">
        <w:rPr>
          <w:rFonts w:hAnsi="宋体" w:cs="宋体" w:hint="eastAsia"/>
          <w:szCs w:val="22"/>
        </w:rPr>
        <w:t>],[280</w:t>
      </w:r>
      <w:r>
        <w:rPr>
          <w:rFonts w:hAnsi="宋体" w:cs="宋体"/>
          <w:szCs w:val="22"/>
        </w:rPr>
        <w:t>, 320]</w:t>
      </w:r>
      <w:r w:rsidR="00117369">
        <w:rPr>
          <w:rFonts w:hAnsi="宋体" w:cs="宋体" w:hint="eastAsia"/>
          <w:szCs w:val="22"/>
        </w:rPr>
        <w:t>,[320,360].单位为度(°).</w:t>
      </w:r>
    </w:p>
    <w:p w:rsidR="00D47149" w:rsidRDefault="00D47149" w:rsidP="00D47149">
      <w:pPr>
        <w:pStyle w:val="a7"/>
        <w:rPr>
          <w:rFonts w:hAnsi="宋体" w:cs="宋体"/>
          <w:szCs w:val="22"/>
        </w:rPr>
      </w:pPr>
    </w:p>
    <w:p w:rsidR="008A40CC" w:rsidRPr="003519A7" w:rsidRDefault="008A40CC" w:rsidP="00D47149">
      <w:pPr>
        <w:pStyle w:val="a7"/>
        <w:rPr>
          <w:rFonts w:hAnsi="宋体" w:cs="宋体"/>
          <w:szCs w:val="22"/>
        </w:rPr>
      </w:pPr>
    </w:p>
    <w:p w:rsidR="00455E49" w:rsidRPr="003519A7" w:rsidRDefault="00D47149" w:rsidP="00455E49">
      <w:pPr>
        <w:pStyle w:val="a7"/>
        <w:rPr>
          <w:rFonts w:hAnsi="宋体" w:cs="宋体"/>
          <w:szCs w:val="22"/>
        </w:rPr>
      </w:pPr>
      <w:r w:rsidRPr="003519A7">
        <w:rPr>
          <w:rFonts w:ascii="MS Gothic" w:eastAsia="MS Gothic" w:hAnsi="MS Gothic" w:cs="MS Gothic" w:hint="eastAsia"/>
          <w:szCs w:val="22"/>
        </w:rPr>
        <w:t>​</w:t>
      </w:r>
      <w:r w:rsidRPr="003519A7">
        <w:rPr>
          <w:rFonts w:hAnsi="宋体" w:cs="宋体"/>
          <w:szCs w:val="22"/>
        </w:rPr>
        <w:tab/>
        <w:t>进一步简化：我们用梯度来看一些基本模式，而不是所有</w:t>
      </w:r>
      <w:r w:rsidR="008A40CC">
        <w:rPr>
          <w:rFonts w:hAnsi="宋体" w:cs="宋体" w:hint="eastAsia"/>
          <w:szCs w:val="22"/>
        </w:rPr>
        <w:t>的</w:t>
      </w:r>
      <w:r w:rsidRPr="003519A7">
        <w:rPr>
          <w:rFonts w:hAnsi="宋体" w:cs="宋体"/>
          <w:szCs w:val="22"/>
        </w:rPr>
        <w:t>细节！为了达到这</w:t>
      </w:r>
      <w:r w:rsidR="008A40CC">
        <w:rPr>
          <w:rFonts w:hAnsi="宋体" w:cs="宋体" w:hint="eastAsia"/>
          <w:szCs w:val="22"/>
        </w:rPr>
        <w:t>个</w:t>
      </w:r>
      <w:r w:rsidRPr="003519A7">
        <w:rPr>
          <w:rFonts w:hAnsi="宋体" w:cs="宋体"/>
          <w:szCs w:val="22"/>
        </w:rPr>
        <w:t>目的，我们将照片分成小方格，每个方格的大小为</w:t>
      </w:r>
      <m:oMath>
        <m:r>
          <m:rPr>
            <m:sty m:val="p"/>
          </m:rPr>
          <w:rPr>
            <w:rFonts w:ascii="Cambria Math" w:hAnsi="Cambria Math" w:cs="宋体"/>
            <w:szCs w:val="22"/>
          </w:rPr>
          <m:t>16×16</m:t>
        </m:r>
      </m:oMath>
      <w:r w:rsidRPr="003519A7">
        <w:rPr>
          <w:rFonts w:hAnsi="宋体" w:cs="宋体"/>
          <w:szCs w:val="22"/>
        </w:rPr>
        <w:t>像素</w:t>
      </w:r>
      <w:r w:rsidR="008A40CC">
        <w:rPr>
          <w:rFonts w:hAnsi="宋体" w:cs="宋体" w:hint="eastAsia"/>
          <w:szCs w:val="22"/>
        </w:rPr>
        <w:t>(或其他分割方法,如</w:t>
      </w:r>
      <m:oMath>
        <m:r>
          <m:rPr>
            <m:sty m:val="p"/>
          </m:rPr>
          <w:rPr>
            <w:rFonts w:ascii="Cambria Math" w:hAnsi="Cambria Math" w:cs="宋体"/>
            <w:szCs w:val="22"/>
          </w:rPr>
          <m:t>8×8</m:t>
        </m:r>
      </m:oMath>
      <w:r w:rsidR="008A40CC">
        <w:rPr>
          <w:rFonts w:hAnsi="宋体" w:cs="宋体" w:hint="eastAsia"/>
          <w:szCs w:val="22"/>
        </w:rPr>
        <w:t>等)</w:t>
      </w:r>
      <w:r w:rsidRPr="003519A7">
        <w:rPr>
          <w:rFonts w:hAnsi="宋体" w:cs="宋体"/>
          <w:szCs w:val="22"/>
        </w:rPr>
        <w:t>．</w:t>
      </w:r>
      <w:r w:rsidR="008A40CC">
        <w:rPr>
          <w:rFonts w:hAnsi="宋体" w:cs="宋体" w:hint="eastAsia"/>
          <w:szCs w:val="22"/>
        </w:rPr>
        <w:t>同时设置主要方向的总数目(可取</w:t>
      </w:r>
      <m:oMath>
        <m:r>
          <m:rPr>
            <m:sty m:val="p"/>
          </m:rPr>
          <w:rPr>
            <w:rFonts w:ascii="Cambria Math" w:hAnsi="Cambria Math" w:cs="宋体"/>
            <w:szCs w:val="22"/>
          </w:rPr>
          <m:t>4</m:t>
        </m:r>
        <m:r>
          <m:rPr>
            <m:sty m:val="p"/>
          </m:rPr>
          <w:rPr>
            <w:rFonts w:ascii="Cambria Math" w:hAnsi="Cambria Math" w:cs="宋体" w:hint="eastAsia"/>
            <w:szCs w:val="22"/>
          </w:rPr>
          <m:t>,</m:t>
        </m:r>
        <m:r>
          <m:rPr>
            <m:sty m:val="p"/>
          </m:rPr>
          <w:rPr>
            <w:rFonts w:ascii="Cambria Math" w:hAnsi="Cambria Math" w:cs="宋体"/>
            <w:szCs w:val="22"/>
          </w:rPr>
          <m:t>8</m:t>
        </m:r>
      </m:oMath>
      <w:r w:rsidR="008A40CC">
        <w:rPr>
          <w:rFonts w:hAnsi="宋体" w:cs="宋体" w:hint="eastAsia"/>
          <w:szCs w:val="22"/>
        </w:rPr>
        <w:t>等).</w:t>
      </w:r>
      <w:r w:rsidRPr="003519A7">
        <w:rPr>
          <w:rFonts w:hAnsi="宋体" w:cs="宋体"/>
          <w:szCs w:val="22"/>
        </w:rPr>
        <w:t xml:space="preserve"> 在每一个小方格中,我们将计算在每个主要方向有多少个梯度点 (有多少个指向上方，有多少个指向下方，有</w:t>
      </w:r>
      <w:proofErr w:type="gramStart"/>
      <w:r w:rsidRPr="003519A7">
        <w:rPr>
          <w:rFonts w:hAnsi="宋体" w:cs="宋体"/>
          <w:szCs w:val="22"/>
        </w:rPr>
        <w:t>多少个指向右</w:t>
      </w:r>
      <w:proofErr w:type="gramEnd"/>
      <w:r w:rsidRPr="003519A7">
        <w:rPr>
          <w:rFonts w:hAnsi="宋体" w:cs="宋体"/>
          <w:szCs w:val="22"/>
        </w:rPr>
        <w:t>上方，等等). 然后我们以最强的箭头方向去取代该</w:t>
      </w:r>
      <w:r w:rsidRPr="00AB6AF2">
        <w:rPr>
          <w:rFonts w:hAnsi="宋体" w:cs="宋体"/>
          <w:b/>
          <w:szCs w:val="22"/>
        </w:rPr>
        <w:t>小方格</w:t>
      </w:r>
      <w:r w:rsidRPr="003519A7">
        <w:rPr>
          <w:rFonts w:hAnsi="宋体" w:cs="宋体"/>
          <w:szCs w:val="22"/>
        </w:rPr>
        <w:t>． 这样，我们将原图片转化成了非常简单的表示．</w:t>
      </w:r>
      <w:r w:rsidR="00455E49">
        <w:rPr>
          <w:rFonts w:hAnsi="宋体" w:cs="宋体" w:hint="eastAsia"/>
          <w:szCs w:val="22"/>
        </w:rPr>
        <w:t xml:space="preserve"> </w:t>
      </w:r>
      <w:r w:rsidR="00455E49" w:rsidRPr="003519A7">
        <w:rPr>
          <w:rFonts w:hAnsi="宋体" w:cs="宋体"/>
          <w:szCs w:val="22"/>
        </w:rPr>
        <w:t>它只以简单的方式描述人脸的基本结构</w:t>
      </w:r>
      <w:r w:rsidR="00455E49">
        <w:rPr>
          <w:rFonts w:hAnsi="宋体" w:cs="宋体" w:hint="eastAsia"/>
          <w:szCs w:val="22"/>
        </w:rPr>
        <w:t>.</w:t>
      </w:r>
    </w:p>
    <w:p w:rsidR="00D47149" w:rsidRPr="003519A7" w:rsidRDefault="00D47149" w:rsidP="00D47149">
      <w:pPr>
        <w:pStyle w:val="a7"/>
        <w:rPr>
          <w:rFonts w:hAnsi="宋体" w:cs="宋体"/>
          <w:szCs w:val="22"/>
        </w:rPr>
      </w:pPr>
      <w:r w:rsidRPr="003519A7">
        <w:rPr>
          <w:rFonts w:hAnsi="宋体" w:cs="宋体"/>
          <w:szCs w:val="22"/>
        </w:rPr>
        <w:t xml:space="preserve"> </w:t>
      </w:r>
    </w:p>
    <w:p w:rsidR="00D55168" w:rsidRDefault="00D47149" w:rsidP="00D47149">
      <w:pPr>
        <w:pStyle w:val="a7"/>
        <w:rPr>
          <w:rFonts w:hAnsi="宋体" w:cs="宋体"/>
          <w:szCs w:val="22"/>
        </w:rPr>
      </w:pPr>
      <w:r w:rsidRPr="003519A7">
        <w:rPr>
          <w:rFonts w:ascii="MS Gothic" w:eastAsia="MS Gothic" w:hAnsi="MS Gothic" w:cs="MS Gothic" w:hint="eastAsia"/>
          <w:szCs w:val="22"/>
        </w:rPr>
        <w:t>​</w:t>
      </w:r>
      <w:r w:rsidRPr="003519A7">
        <w:rPr>
          <w:rFonts w:hAnsi="宋体" w:cs="宋体"/>
          <w:szCs w:val="22"/>
        </w:rPr>
        <w:tab/>
      </w:r>
      <w:r w:rsidR="00E501F2">
        <w:rPr>
          <w:rFonts w:hAnsi="宋体" w:cs="宋体" w:hint="eastAsia"/>
          <w:szCs w:val="22"/>
        </w:rPr>
        <w:t>怎么从H</w:t>
      </w:r>
      <w:r w:rsidR="00E501F2">
        <w:rPr>
          <w:rFonts w:hAnsi="宋体" w:cs="宋体"/>
          <w:szCs w:val="22"/>
        </w:rPr>
        <w:t>OG</w:t>
      </w:r>
      <w:r w:rsidR="00E501F2">
        <w:rPr>
          <w:rFonts w:hAnsi="宋体" w:cs="宋体" w:hint="eastAsia"/>
          <w:szCs w:val="22"/>
        </w:rPr>
        <w:t>图中找到人脸?</w:t>
      </w:r>
      <w:r w:rsidR="00E501F2">
        <w:rPr>
          <w:rFonts w:hAnsi="宋体" w:cs="宋体"/>
          <w:szCs w:val="22"/>
        </w:rPr>
        <w:t xml:space="preserve"> </w:t>
      </w:r>
      <w:r w:rsidRPr="003519A7">
        <w:rPr>
          <w:rFonts w:hAnsi="宋体" w:cs="宋体"/>
          <w:szCs w:val="22"/>
        </w:rPr>
        <w:t>为了在这张HOG图片中找到人脸, 我们只需找到我们的图片中最像</w:t>
      </w:r>
      <w:r w:rsidRPr="008A40CC">
        <w:rPr>
          <w:rFonts w:hAnsi="宋体" w:cs="宋体"/>
          <w:b/>
          <w:szCs w:val="22"/>
        </w:rPr>
        <w:t>已知HOG模式</w:t>
      </w:r>
      <w:r w:rsidRPr="003519A7">
        <w:rPr>
          <w:rFonts w:hAnsi="宋体" w:cs="宋体"/>
          <w:szCs w:val="22"/>
        </w:rPr>
        <w:t>的那部分．已知HOG模式由大量其他照片训练并提取出来，如图：</w:t>
      </w:r>
    </w:p>
    <w:p w:rsidR="00D47149" w:rsidRPr="003519A7" w:rsidRDefault="000621F7" w:rsidP="00D47149">
      <w:pPr>
        <w:pStyle w:val="a7"/>
        <w:rPr>
          <w:rFonts w:hAnsi="宋体" w:cs="宋体"/>
          <w:szCs w:val="22"/>
        </w:rPr>
      </w:pPr>
      <w:r>
        <w:rPr>
          <w:rFonts w:ascii="Segoe UI" w:hAnsi="Segoe UI" w:cs="Segoe UI"/>
          <w:noProof/>
          <w:color w:val="24292E"/>
          <w:bdr w:val="single" w:sz="6" w:space="0" w:color="6A737D" w:frame="1"/>
          <w:shd w:val="clear" w:color="auto" w:fill="FFFFFF"/>
          <w:lang w:val="en"/>
        </w:rPr>
        <w:drawing>
          <wp:inline distT="0" distB="0" distL="0" distR="0">
            <wp:extent cx="2110954" cy="2142344"/>
            <wp:effectExtent l="0" t="0" r="3810" b="0"/>
            <wp:docPr id="13" name="图片 13" descr="HOG_face_pattern_stand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G_face_pattern_standar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0107" cy="2171931"/>
                    </a:xfrm>
                    <a:prstGeom prst="rect">
                      <a:avLst/>
                    </a:prstGeom>
                    <a:noFill/>
                    <a:ln>
                      <a:noFill/>
                    </a:ln>
                  </pic:spPr>
                </pic:pic>
              </a:graphicData>
            </a:graphic>
          </wp:inline>
        </w:drawing>
      </w:r>
    </w:p>
    <w:p w:rsidR="00D47149" w:rsidRPr="003519A7" w:rsidRDefault="00D47149" w:rsidP="00D47149">
      <w:pPr>
        <w:pStyle w:val="a7"/>
        <w:rPr>
          <w:rFonts w:hAnsi="宋体" w:cs="宋体"/>
          <w:szCs w:val="22"/>
        </w:rPr>
      </w:pPr>
      <w:r w:rsidRPr="003519A7">
        <w:rPr>
          <w:rFonts w:hAnsi="宋体" w:cs="宋体"/>
          <w:szCs w:val="22"/>
        </w:rPr>
        <w:lastRenderedPageBreak/>
        <w:t>&lt;src="https://github.com/hg08/tututu/blob/master/HOG_face_pattern_standard.png?raw=true"&gt;</w:t>
      </w:r>
    </w:p>
    <w:p w:rsidR="00D47149" w:rsidRPr="003519A7" w:rsidRDefault="00D47149" w:rsidP="00D47149">
      <w:pPr>
        <w:pStyle w:val="a7"/>
        <w:rPr>
          <w:rFonts w:hAnsi="宋体" w:cs="宋体"/>
          <w:szCs w:val="22"/>
        </w:rPr>
      </w:pPr>
    </w:p>
    <w:p w:rsidR="00D47149" w:rsidRDefault="00D47149" w:rsidP="00D47149">
      <w:pPr>
        <w:pStyle w:val="a7"/>
        <w:rPr>
          <w:rFonts w:hAnsi="宋体" w:cs="宋体"/>
          <w:szCs w:val="22"/>
        </w:rPr>
      </w:pPr>
      <w:r w:rsidRPr="003519A7">
        <w:rPr>
          <w:rFonts w:hAnsi="宋体" w:cs="宋体"/>
          <w:szCs w:val="22"/>
        </w:rPr>
        <w:t>具体组成部分：运用</w:t>
      </w:r>
      <w:proofErr w:type="spellStart"/>
      <w:r w:rsidRPr="003519A7">
        <w:rPr>
          <w:rFonts w:hAnsi="宋体" w:cs="宋体"/>
          <w:szCs w:val="22"/>
        </w:rPr>
        <w:t>Dlib</w:t>
      </w:r>
      <w:proofErr w:type="spellEnd"/>
      <w:r w:rsidRPr="003519A7">
        <w:rPr>
          <w:rFonts w:hAnsi="宋体" w:cs="宋体"/>
          <w:szCs w:val="22"/>
        </w:rPr>
        <w:t>库中的face detection algorithm 来看是否图片中有人</w:t>
      </w:r>
      <w:proofErr w:type="gramStart"/>
      <w:r w:rsidRPr="003519A7">
        <w:rPr>
          <w:rFonts w:hAnsi="宋体" w:cs="宋体"/>
          <w:szCs w:val="22"/>
        </w:rPr>
        <w:t>脸存在</w:t>
      </w:r>
      <w:proofErr w:type="gramEnd"/>
      <w:r w:rsidRPr="003519A7">
        <w:rPr>
          <w:rFonts w:hAnsi="宋体" w:cs="宋体"/>
          <w:szCs w:val="22"/>
        </w:rPr>
        <w:t xml:space="preserve">. </w:t>
      </w:r>
    </w:p>
    <w:p w:rsidR="00FD016B" w:rsidRDefault="00FD016B" w:rsidP="00D47149">
      <w:pPr>
        <w:pStyle w:val="a7"/>
        <w:rPr>
          <w:rFonts w:hAnsi="宋体" w:cs="宋体"/>
          <w:szCs w:val="22"/>
        </w:rPr>
      </w:pPr>
    </w:p>
    <w:p w:rsidR="00FD016B" w:rsidRPr="003519A7" w:rsidRDefault="00FD016B" w:rsidP="00FD016B">
      <w:pPr>
        <w:pStyle w:val="2"/>
        <w:ind w:left="777" w:right="210"/>
      </w:pPr>
      <w:r w:rsidRPr="003519A7">
        <w:t>计算梯度图像</w:t>
      </w:r>
      <w:r>
        <w:t xml:space="preserve"> </w:t>
      </w:r>
    </w:p>
    <w:p w:rsidR="00FD016B" w:rsidRDefault="00FD016B" w:rsidP="00FD016B">
      <w:pPr>
        <w:pStyle w:val="a7"/>
        <w:rPr>
          <w:rFonts w:hAnsi="宋体" w:cs="宋体"/>
          <w:szCs w:val="22"/>
        </w:rPr>
      </w:pPr>
      <w:r w:rsidRPr="003519A7">
        <w:rPr>
          <w:rFonts w:hAnsi="宋体" w:cs="宋体"/>
          <w:szCs w:val="22"/>
        </w:rPr>
        <w:t xml:space="preserve">  为了计算一个HOG</w:t>
      </w:r>
      <w:proofErr w:type="gramStart"/>
      <w:r>
        <w:rPr>
          <w:rFonts w:hAnsi="宋体" w:cs="宋体" w:hint="eastAsia"/>
          <w:szCs w:val="22"/>
        </w:rPr>
        <w:t>描述器</w:t>
      </w:r>
      <w:proofErr w:type="gramEnd"/>
      <w:r w:rsidRPr="003519A7">
        <w:rPr>
          <w:rFonts w:hAnsi="宋体" w:cs="宋体"/>
          <w:szCs w:val="22"/>
        </w:rPr>
        <w:t>, 我们首先需要计算水平梯度和竖直梯度;</w:t>
      </w:r>
      <w:r>
        <w:rPr>
          <w:rFonts w:hAnsi="宋体" w:cs="宋体" w:hint="eastAsia"/>
          <w:szCs w:val="22"/>
        </w:rPr>
        <w:t>然后可求得方向梯度直方图</w:t>
      </w:r>
      <w:r w:rsidRPr="003519A7">
        <w:rPr>
          <w:rFonts w:hAnsi="宋体" w:cs="宋体"/>
          <w:szCs w:val="22"/>
        </w:rPr>
        <w:t>. 这可以由如下的核过滤</w:t>
      </w:r>
      <w:proofErr w:type="gramStart"/>
      <w:r w:rsidRPr="003519A7">
        <w:rPr>
          <w:rFonts w:hAnsi="宋体" w:cs="宋体"/>
          <w:szCs w:val="22"/>
        </w:rPr>
        <w:t>该图片</w:t>
      </w:r>
      <w:proofErr w:type="gramEnd"/>
      <w:r w:rsidRPr="003519A7">
        <w:rPr>
          <w:rFonts w:hAnsi="宋体" w:cs="宋体"/>
          <w:szCs w:val="22"/>
        </w:rPr>
        <w:t>而得</w:t>
      </w:r>
      <w:r>
        <w:rPr>
          <w:rFonts w:hAnsi="宋体" w:cs="宋体" w:hint="eastAsia"/>
          <w:szCs w:val="22"/>
        </w:rPr>
        <w:t>:</w:t>
      </w:r>
    </w:p>
    <w:p w:rsidR="00FD016B" w:rsidRDefault="00FD016B" w:rsidP="00FD016B">
      <w:pPr>
        <w:pStyle w:val="a7"/>
        <w:rPr>
          <w:rFonts w:hAnsi="宋体" w:cs="宋体"/>
          <w:szCs w:val="22"/>
        </w:rPr>
      </w:pPr>
      <w:r>
        <w:rPr>
          <w:noProof/>
        </w:rPr>
        <w:drawing>
          <wp:inline distT="0" distB="0" distL="0" distR="0" wp14:anchorId="65514619" wp14:editId="79FB2005">
            <wp:extent cx="3225822" cy="1988820"/>
            <wp:effectExtent l="0" t="0" r="0" b="0"/>
            <wp:docPr id="11" name="图片 11" descr="https://www.learnopencv.com/wp-content/uploads/2016/11/gradient-kern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learnopencv.com/wp-content/uploads/2016/11/gradient-kernel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3404" cy="1993495"/>
                    </a:xfrm>
                    <a:prstGeom prst="rect">
                      <a:avLst/>
                    </a:prstGeom>
                    <a:noFill/>
                    <a:ln>
                      <a:noFill/>
                    </a:ln>
                  </pic:spPr>
                </pic:pic>
              </a:graphicData>
            </a:graphic>
          </wp:inline>
        </w:drawing>
      </w:r>
    </w:p>
    <w:p w:rsidR="00FD016B" w:rsidRPr="003519A7" w:rsidRDefault="00FD016B" w:rsidP="00FD016B">
      <w:pPr>
        <w:pStyle w:val="a7"/>
        <w:rPr>
          <w:rFonts w:hAnsi="宋体" w:cs="宋体"/>
          <w:szCs w:val="22"/>
        </w:rPr>
      </w:pPr>
    </w:p>
    <w:p w:rsidR="00FD016B" w:rsidRPr="003519A7" w:rsidRDefault="00FD016B" w:rsidP="00FD016B">
      <w:pPr>
        <w:pStyle w:val="a7"/>
        <w:rPr>
          <w:rFonts w:hAnsi="宋体" w:cs="宋体"/>
          <w:szCs w:val="22"/>
        </w:rPr>
      </w:pPr>
      <w:r>
        <w:rPr>
          <w:rFonts w:hAnsi="宋体" w:cs="宋体" w:hint="eastAsia"/>
          <w:szCs w:val="22"/>
        </w:rPr>
        <w:t>&lt;</w:t>
      </w:r>
      <w:r w:rsidRPr="003519A7">
        <w:rPr>
          <w:rFonts w:hAnsi="宋体" w:cs="宋体"/>
          <w:szCs w:val="22"/>
        </w:rPr>
        <w:t>src='https://www.learnopencv.com/wp-content/uploads/2016/11/gradient-kernels.jpg' width='350'&gt;</w:t>
      </w:r>
    </w:p>
    <w:p w:rsidR="00FD016B" w:rsidRPr="003519A7" w:rsidRDefault="00FD016B" w:rsidP="00FD016B">
      <w:pPr>
        <w:pStyle w:val="a7"/>
        <w:rPr>
          <w:rFonts w:hAnsi="宋体" w:cs="宋体"/>
          <w:szCs w:val="22"/>
        </w:rPr>
      </w:pPr>
    </w:p>
    <w:p w:rsidR="00FD016B" w:rsidRPr="003519A7" w:rsidRDefault="00FD016B" w:rsidP="00FD016B">
      <w:pPr>
        <w:pStyle w:val="a7"/>
        <w:rPr>
          <w:rFonts w:hAnsi="宋体" w:cs="宋体"/>
          <w:szCs w:val="22"/>
        </w:rPr>
      </w:pPr>
      <w:r w:rsidRPr="003519A7">
        <w:rPr>
          <w:rFonts w:ascii="MS Gothic" w:eastAsia="MS Gothic" w:hAnsi="MS Gothic" w:cs="MS Gothic" w:hint="eastAsia"/>
          <w:szCs w:val="22"/>
        </w:rPr>
        <w:t>​</w:t>
      </w:r>
      <w:r w:rsidRPr="003519A7">
        <w:rPr>
          <w:rFonts w:hAnsi="宋体" w:cs="宋体"/>
          <w:szCs w:val="22"/>
        </w:rPr>
        <w:tab/>
        <w:t>我们也可用OpenCV中的Sobel算符(with kernel size 1)来达到同样的目的．</w:t>
      </w:r>
    </w:p>
    <w:p w:rsidR="00FD016B" w:rsidRPr="003519A7" w:rsidRDefault="00FD016B" w:rsidP="00FD016B">
      <w:pPr>
        <w:pStyle w:val="a7"/>
        <w:rPr>
          <w:rFonts w:hAnsi="宋体" w:cs="宋体"/>
          <w:szCs w:val="22"/>
        </w:rPr>
      </w:pPr>
    </w:p>
    <w:p w:rsidR="00FD016B" w:rsidRPr="0080435C" w:rsidRDefault="00FD016B" w:rsidP="0080435C">
      <w:pPr>
        <w:widowControl/>
        <w:numPr>
          <w:ilvl w:val="0"/>
          <w:numId w:val="30"/>
        </w:numPr>
        <w:pBdr>
          <w:left w:val="single" w:sz="18" w:space="8" w:color="6CE26C"/>
        </w:pBdr>
        <w:shd w:val="clear" w:color="auto" w:fill="FFFFFF"/>
        <w:spacing w:line="210" w:lineRule="atLeast"/>
        <w:ind w:left="675"/>
        <w:jc w:val="left"/>
        <w:rPr>
          <w:rFonts w:ascii="&amp;quot" w:hAnsi="&amp;quot" w:cs="宋体" w:hint="eastAsia"/>
          <w:color w:val="5C5C5C"/>
          <w:kern w:val="0"/>
          <w:sz w:val="18"/>
          <w:szCs w:val="18"/>
        </w:rPr>
      </w:pPr>
      <w:r w:rsidRPr="003207FB">
        <w:rPr>
          <w:rFonts w:ascii="&amp;quot" w:hAnsi="&amp;quot" w:cs="宋体"/>
          <w:color w:val="008200"/>
          <w:kern w:val="0"/>
          <w:sz w:val="18"/>
          <w:szCs w:val="18"/>
          <w:bdr w:val="none" w:sz="0" w:space="0" w:color="auto" w:frame="1"/>
          <w:shd w:val="clear" w:color="auto" w:fill="FFFFFF"/>
        </w:rPr>
        <w:t># Python gradient calculation </w:t>
      </w:r>
      <w:r w:rsidRPr="003207FB">
        <w:rPr>
          <w:rFonts w:ascii="&amp;quot" w:hAnsi="&amp;quot" w:cs="宋体"/>
          <w:color w:val="000000"/>
          <w:kern w:val="0"/>
          <w:sz w:val="18"/>
          <w:szCs w:val="18"/>
          <w:bdr w:val="none" w:sz="0" w:space="0" w:color="auto" w:frame="1"/>
          <w:shd w:val="clear" w:color="auto" w:fill="FFFFFF"/>
        </w:rPr>
        <w:t>  </w:t>
      </w:r>
      <w:r w:rsidRPr="0080435C">
        <w:rPr>
          <w:rFonts w:ascii="&amp;quot" w:hAnsi="&amp;quot" w:cs="宋体"/>
          <w:color w:val="000000"/>
          <w:kern w:val="0"/>
          <w:sz w:val="18"/>
          <w:szCs w:val="18"/>
          <w:bdr w:val="none" w:sz="0" w:space="0" w:color="auto" w:frame="1"/>
          <w:shd w:val="clear" w:color="auto" w:fill="F8F8F8"/>
        </w:rPr>
        <w:t>  </w:t>
      </w:r>
    </w:p>
    <w:p w:rsidR="00FD016B" w:rsidRPr="003207FB" w:rsidRDefault="00FD016B" w:rsidP="00FD016B">
      <w:pPr>
        <w:widowControl/>
        <w:numPr>
          <w:ilvl w:val="0"/>
          <w:numId w:val="30"/>
        </w:numPr>
        <w:pBdr>
          <w:left w:val="single" w:sz="18" w:space="8" w:color="6CE26C"/>
        </w:pBdr>
        <w:shd w:val="clear" w:color="auto" w:fill="FFFFFF"/>
        <w:spacing w:line="210" w:lineRule="atLeast"/>
        <w:ind w:left="675"/>
        <w:jc w:val="left"/>
        <w:rPr>
          <w:rFonts w:ascii="&amp;quot" w:hAnsi="&amp;quot" w:cs="宋体" w:hint="eastAsia"/>
          <w:color w:val="5C5C5C"/>
          <w:kern w:val="0"/>
          <w:sz w:val="18"/>
          <w:szCs w:val="18"/>
        </w:rPr>
      </w:pPr>
      <w:r w:rsidRPr="003207FB">
        <w:rPr>
          <w:rFonts w:ascii="&amp;quot" w:hAnsi="&amp;quot" w:cs="宋体"/>
          <w:color w:val="008200"/>
          <w:kern w:val="0"/>
          <w:sz w:val="18"/>
          <w:szCs w:val="18"/>
          <w:bdr w:val="none" w:sz="0" w:space="0" w:color="auto" w:frame="1"/>
          <w:shd w:val="clear" w:color="auto" w:fill="FFFFFF"/>
        </w:rPr>
        <w:t># Read image</w:t>
      </w:r>
      <w:r w:rsidRPr="003207FB">
        <w:rPr>
          <w:rFonts w:ascii="&amp;quot" w:hAnsi="&amp;quot" w:cs="宋体"/>
          <w:color w:val="000000"/>
          <w:kern w:val="0"/>
          <w:sz w:val="18"/>
          <w:szCs w:val="18"/>
          <w:bdr w:val="none" w:sz="0" w:space="0" w:color="auto" w:frame="1"/>
          <w:shd w:val="clear" w:color="auto" w:fill="FFFFFF"/>
        </w:rPr>
        <w:t>  </w:t>
      </w:r>
    </w:p>
    <w:p w:rsidR="00FD016B" w:rsidRPr="003207FB" w:rsidRDefault="00FD016B" w:rsidP="00FD016B">
      <w:pPr>
        <w:widowControl/>
        <w:numPr>
          <w:ilvl w:val="0"/>
          <w:numId w:val="30"/>
        </w:numPr>
        <w:pBdr>
          <w:left w:val="single" w:sz="18" w:space="8" w:color="6CE26C"/>
        </w:pBdr>
        <w:shd w:val="clear" w:color="auto" w:fill="F8F8F8"/>
        <w:spacing w:line="210" w:lineRule="atLeast"/>
        <w:ind w:left="675"/>
        <w:jc w:val="left"/>
        <w:rPr>
          <w:rFonts w:ascii="&amp;quot" w:hAnsi="&amp;quot" w:cs="宋体" w:hint="eastAsia"/>
          <w:color w:val="5C5C5C"/>
          <w:kern w:val="0"/>
          <w:sz w:val="18"/>
          <w:szCs w:val="18"/>
        </w:rPr>
      </w:pPr>
      <w:proofErr w:type="spellStart"/>
      <w:r w:rsidRPr="003207FB">
        <w:rPr>
          <w:rFonts w:ascii="&amp;quot" w:hAnsi="&amp;quot" w:cs="宋体"/>
          <w:color w:val="000000"/>
          <w:kern w:val="0"/>
          <w:sz w:val="18"/>
          <w:szCs w:val="18"/>
          <w:bdr w:val="none" w:sz="0" w:space="0" w:color="auto" w:frame="1"/>
          <w:shd w:val="clear" w:color="auto" w:fill="F8F8F8"/>
        </w:rPr>
        <w:t>im</w:t>
      </w:r>
      <w:proofErr w:type="spellEnd"/>
      <w:r w:rsidRPr="003207FB">
        <w:rPr>
          <w:rFonts w:ascii="&amp;quot" w:hAnsi="&amp;quot" w:cs="宋体"/>
          <w:color w:val="000000"/>
          <w:kern w:val="0"/>
          <w:sz w:val="18"/>
          <w:szCs w:val="18"/>
          <w:bdr w:val="none" w:sz="0" w:space="0" w:color="auto" w:frame="1"/>
          <w:shd w:val="clear" w:color="auto" w:fill="F8F8F8"/>
        </w:rPr>
        <w:t> = cv2.imread(</w:t>
      </w:r>
      <w:r w:rsidRPr="003207FB">
        <w:rPr>
          <w:rFonts w:ascii="&amp;quot" w:hAnsi="&amp;quot" w:cs="宋体"/>
          <w:color w:val="0000FF"/>
          <w:kern w:val="0"/>
          <w:sz w:val="18"/>
          <w:szCs w:val="18"/>
          <w:bdr w:val="none" w:sz="0" w:space="0" w:color="auto" w:frame="1"/>
          <w:shd w:val="clear" w:color="auto" w:fill="F8F8F8"/>
        </w:rPr>
        <w:t>'</w:t>
      </w:r>
      <w:r w:rsidR="00512470">
        <w:rPr>
          <w:rFonts w:ascii="&amp;quot" w:hAnsi="&amp;quot" w:cs="宋体"/>
          <w:color w:val="0000FF"/>
          <w:kern w:val="0"/>
          <w:sz w:val="18"/>
          <w:szCs w:val="18"/>
          <w:bdr w:val="none" w:sz="0" w:space="0" w:color="auto" w:frame="1"/>
          <w:shd w:val="clear" w:color="auto" w:fill="F8F8F8"/>
        </w:rPr>
        <w:t>E:\</w:t>
      </w:r>
      <w:proofErr w:type="spellStart"/>
      <w:r w:rsidR="00512470">
        <w:rPr>
          <w:rFonts w:ascii="&amp;quot" w:hAnsi="&amp;quot" w:cs="宋体"/>
          <w:color w:val="0000FF"/>
          <w:kern w:val="0"/>
          <w:sz w:val="18"/>
          <w:szCs w:val="18"/>
          <w:bdr w:val="none" w:sz="0" w:space="0" w:color="auto" w:frame="1"/>
          <w:shd w:val="clear" w:color="auto" w:fill="F8F8F8"/>
        </w:rPr>
        <w:t>open_courses</w:t>
      </w:r>
      <w:proofErr w:type="spellEnd"/>
      <w:r w:rsidR="00512470">
        <w:rPr>
          <w:rFonts w:ascii="&amp;quot" w:hAnsi="&amp;quot" w:cs="宋体"/>
          <w:color w:val="0000FF"/>
          <w:kern w:val="0"/>
          <w:sz w:val="18"/>
          <w:szCs w:val="18"/>
          <w:bdr w:val="none" w:sz="0" w:space="0" w:color="auto" w:frame="1"/>
          <w:shd w:val="clear" w:color="auto" w:fill="F8F8F8"/>
        </w:rPr>
        <w:t>\eg.png</w:t>
      </w:r>
      <w:r w:rsidRPr="003207FB">
        <w:rPr>
          <w:rFonts w:ascii="&amp;quot" w:hAnsi="&amp;quot" w:cs="宋体"/>
          <w:color w:val="0000FF"/>
          <w:kern w:val="0"/>
          <w:sz w:val="18"/>
          <w:szCs w:val="18"/>
          <w:bdr w:val="none" w:sz="0" w:space="0" w:color="auto" w:frame="1"/>
          <w:shd w:val="clear" w:color="auto" w:fill="F8F8F8"/>
        </w:rPr>
        <w:t>'</w:t>
      </w:r>
      <w:r w:rsidRPr="003207FB">
        <w:rPr>
          <w:rFonts w:ascii="&amp;quot" w:hAnsi="&amp;quot" w:cs="宋体"/>
          <w:color w:val="000000"/>
          <w:kern w:val="0"/>
          <w:sz w:val="18"/>
          <w:szCs w:val="18"/>
          <w:bdr w:val="none" w:sz="0" w:space="0" w:color="auto" w:frame="1"/>
          <w:shd w:val="clear" w:color="auto" w:fill="F8F8F8"/>
        </w:rPr>
        <w:t>)  </w:t>
      </w:r>
    </w:p>
    <w:p w:rsidR="00FD016B" w:rsidRPr="003207FB" w:rsidRDefault="00FD016B" w:rsidP="00FD016B">
      <w:pPr>
        <w:widowControl/>
        <w:numPr>
          <w:ilvl w:val="0"/>
          <w:numId w:val="30"/>
        </w:numPr>
        <w:pBdr>
          <w:left w:val="single" w:sz="18" w:space="8" w:color="6CE26C"/>
        </w:pBdr>
        <w:shd w:val="clear" w:color="auto" w:fill="FFFFFF"/>
        <w:spacing w:line="210" w:lineRule="atLeast"/>
        <w:ind w:left="675"/>
        <w:jc w:val="left"/>
        <w:rPr>
          <w:rFonts w:ascii="&amp;quot" w:hAnsi="&amp;quot" w:cs="宋体" w:hint="eastAsia"/>
          <w:color w:val="5C5C5C"/>
          <w:kern w:val="0"/>
          <w:sz w:val="18"/>
          <w:szCs w:val="18"/>
        </w:rPr>
      </w:pPr>
      <w:proofErr w:type="spellStart"/>
      <w:r w:rsidRPr="003207FB">
        <w:rPr>
          <w:rFonts w:ascii="&amp;quot" w:hAnsi="&amp;quot" w:cs="宋体"/>
          <w:color w:val="000000"/>
          <w:kern w:val="0"/>
          <w:sz w:val="18"/>
          <w:szCs w:val="18"/>
          <w:bdr w:val="none" w:sz="0" w:space="0" w:color="auto" w:frame="1"/>
          <w:shd w:val="clear" w:color="auto" w:fill="FFFFFF"/>
        </w:rPr>
        <w:t>im</w:t>
      </w:r>
      <w:proofErr w:type="spellEnd"/>
      <w:r w:rsidRPr="003207FB">
        <w:rPr>
          <w:rFonts w:ascii="&amp;quot" w:hAnsi="&amp;quot" w:cs="宋体"/>
          <w:color w:val="000000"/>
          <w:kern w:val="0"/>
          <w:sz w:val="18"/>
          <w:szCs w:val="18"/>
          <w:bdr w:val="none" w:sz="0" w:space="0" w:color="auto" w:frame="1"/>
          <w:shd w:val="clear" w:color="auto" w:fill="FFFFFF"/>
        </w:rPr>
        <w:t> = </w:t>
      </w:r>
      <w:proofErr w:type="gramStart"/>
      <w:r w:rsidRPr="003207FB">
        <w:rPr>
          <w:rFonts w:ascii="&amp;quot" w:hAnsi="&amp;quot" w:cs="宋体"/>
          <w:color w:val="000000"/>
          <w:kern w:val="0"/>
          <w:sz w:val="18"/>
          <w:szCs w:val="18"/>
          <w:bdr w:val="none" w:sz="0" w:space="0" w:color="auto" w:frame="1"/>
          <w:shd w:val="clear" w:color="auto" w:fill="FFFFFF"/>
        </w:rPr>
        <w:t>np.float</w:t>
      </w:r>
      <w:proofErr w:type="gramEnd"/>
      <w:r w:rsidRPr="003207FB">
        <w:rPr>
          <w:rFonts w:ascii="&amp;quot" w:hAnsi="&amp;quot" w:cs="宋体"/>
          <w:color w:val="000000"/>
          <w:kern w:val="0"/>
          <w:sz w:val="18"/>
          <w:szCs w:val="18"/>
          <w:bdr w:val="none" w:sz="0" w:space="0" w:color="auto" w:frame="1"/>
          <w:shd w:val="clear" w:color="auto" w:fill="FFFFFF"/>
        </w:rPr>
        <w:t>32(</w:t>
      </w:r>
      <w:proofErr w:type="spellStart"/>
      <w:r w:rsidRPr="003207FB">
        <w:rPr>
          <w:rFonts w:ascii="&amp;quot" w:hAnsi="&amp;quot" w:cs="宋体"/>
          <w:color w:val="000000"/>
          <w:kern w:val="0"/>
          <w:sz w:val="18"/>
          <w:szCs w:val="18"/>
          <w:bdr w:val="none" w:sz="0" w:space="0" w:color="auto" w:frame="1"/>
          <w:shd w:val="clear" w:color="auto" w:fill="FFFFFF"/>
        </w:rPr>
        <w:t>im</w:t>
      </w:r>
      <w:proofErr w:type="spellEnd"/>
      <w:r w:rsidRPr="003207FB">
        <w:rPr>
          <w:rFonts w:ascii="&amp;quot" w:hAnsi="&amp;quot" w:cs="宋体"/>
          <w:color w:val="000000"/>
          <w:kern w:val="0"/>
          <w:sz w:val="18"/>
          <w:szCs w:val="18"/>
          <w:bdr w:val="none" w:sz="0" w:space="0" w:color="auto" w:frame="1"/>
          <w:shd w:val="clear" w:color="auto" w:fill="FFFFFF"/>
        </w:rPr>
        <w:t>) / 255.0  </w:t>
      </w:r>
    </w:p>
    <w:p w:rsidR="00FD016B" w:rsidRPr="003207FB" w:rsidRDefault="00FD016B" w:rsidP="00FD016B">
      <w:pPr>
        <w:widowControl/>
        <w:numPr>
          <w:ilvl w:val="0"/>
          <w:numId w:val="30"/>
        </w:numPr>
        <w:pBdr>
          <w:left w:val="single" w:sz="18" w:space="8" w:color="6CE26C"/>
        </w:pBdr>
        <w:shd w:val="clear" w:color="auto" w:fill="F8F8F8"/>
        <w:spacing w:line="210" w:lineRule="atLeast"/>
        <w:ind w:left="675"/>
        <w:jc w:val="left"/>
        <w:rPr>
          <w:rFonts w:ascii="&amp;quot" w:hAnsi="&amp;quot" w:cs="宋体" w:hint="eastAsia"/>
          <w:color w:val="5C5C5C"/>
          <w:kern w:val="0"/>
          <w:sz w:val="18"/>
          <w:szCs w:val="18"/>
        </w:rPr>
      </w:pPr>
      <w:r w:rsidRPr="003207FB">
        <w:rPr>
          <w:rFonts w:ascii="&amp;quot" w:hAnsi="&amp;quot" w:cs="宋体"/>
          <w:color w:val="000000"/>
          <w:kern w:val="0"/>
          <w:sz w:val="18"/>
          <w:szCs w:val="18"/>
          <w:bdr w:val="none" w:sz="0" w:space="0" w:color="auto" w:frame="1"/>
          <w:shd w:val="clear" w:color="auto" w:fill="F8F8F8"/>
        </w:rPr>
        <w:t>  </w:t>
      </w:r>
    </w:p>
    <w:p w:rsidR="00FD016B" w:rsidRPr="003207FB" w:rsidRDefault="00FD016B" w:rsidP="00FD016B">
      <w:pPr>
        <w:widowControl/>
        <w:numPr>
          <w:ilvl w:val="0"/>
          <w:numId w:val="30"/>
        </w:numPr>
        <w:pBdr>
          <w:left w:val="single" w:sz="18" w:space="8" w:color="6CE26C"/>
        </w:pBdr>
        <w:shd w:val="clear" w:color="auto" w:fill="FFFFFF"/>
        <w:spacing w:line="210" w:lineRule="atLeast"/>
        <w:ind w:left="675"/>
        <w:jc w:val="left"/>
        <w:rPr>
          <w:rFonts w:ascii="&amp;quot" w:hAnsi="&amp;quot" w:cs="宋体" w:hint="eastAsia"/>
          <w:color w:val="5C5C5C"/>
          <w:kern w:val="0"/>
          <w:sz w:val="18"/>
          <w:szCs w:val="18"/>
        </w:rPr>
      </w:pPr>
      <w:r w:rsidRPr="003207FB">
        <w:rPr>
          <w:rFonts w:ascii="&amp;quot" w:hAnsi="&amp;quot" w:cs="宋体"/>
          <w:color w:val="008200"/>
          <w:kern w:val="0"/>
          <w:sz w:val="18"/>
          <w:szCs w:val="18"/>
          <w:bdr w:val="none" w:sz="0" w:space="0" w:color="auto" w:frame="1"/>
          <w:shd w:val="clear" w:color="auto" w:fill="FFFFFF"/>
        </w:rPr>
        <w:t># Calculate gradient </w:t>
      </w:r>
      <w:r w:rsidRPr="003207FB">
        <w:rPr>
          <w:rFonts w:ascii="&amp;quot" w:hAnsi="&amp;quot" w:cs="宋体"/>
          <w:color w:val="000000"/>
          <w:kern w:val="0"/>
          <w:sz w:val="18"/>
          <w:szCs w:val="18"/>
          <w:bdr w:val="none" w:sz="0" w:space="0" w:color="auto" w:frame="1"/>
          <w:shd w:val="clear" w:color="auto" w:fill="FFFFFF"/>
        </w:rPr>
        <w:t>  </w:t>
      </w:r>
    </w:p>
    <w:p w:rsidR="00FD016B" w:rsidRPr="003207FB" w:rsidRDefault="00FD016B" w:rsidP="00FD016B">
      <w:pPr>
        <w:widowControl/>
        <w:numPr>
          <w:ilvl w:val="0"/>
          <w:numId w:val="30"/>
        </w:numPr>
        <w:pBdr>
          <w:left w:val="single" w:sz="18" w:space="8" w:color="6CE26C"/>
        </w:pBdr>
        <w:shd w:val="clear" w:color="auto" w:fill="F8F8F8"/>
        <w:spacing w:line="210" w:lineRule="atLeast"/>
        <w:ind w:left="675"/>
        <w:jc w:val="left"/>
        <w:rPr>
          <w:rFonts w:ascii="&amp;quot" w:hAnsi="&amp;quot" w:cs="宋体" w:hint="eastAsia"/>
          <w:color w:val="5C5C5C"/>
          <w:kern w:val="0"/>
          <w:sz w:val="18"/>
          <w:szCs w:val="18"/>
        </w:rPr>
      </w:pPr>
      <w:proofErr w:type="spellStart"/>
      <w:r w:rsidRPr="003207FB">
        <w:rPr>
          <w:rFonts w:ascii="&amp;quot" w:hAnsi="&amp;quot" w:cs="宋体"/>
          <w:color w:val="000000"/>
          <w:kern w:val="0"/>
          <w:sz w:val="18"/>
          <w:szCs w:val="18"/>
          <w:bdr w:val="none" w:sz="0" w:space="0" w:color="auto" w:frame="1"/>
          <w:shd w:val="clear" w:color="auto" w:fill="F8F8F8"/>
        </w:rPr>
        <w:t>gx</w:t>
      </w:r>
      <w:proofErr w:type="spellEnd"/>
      <w:r w:rsidRPr="003207FB">
        <w:rPr>
          <w:rFonts w:ascii="&amp;quot" w:hAnsi="&amp;quot" w:cs="宋体"/>
          <w:color w:val="000000"/>
          <w:kern w:val="0"/>
          <w:sz w:val="18"/>
          <w:szCs w:val="18"/>
          <w:bdr w:val="none" w:sz="0" w:space="0" w:color="auto" w:frame="1"/>
          <w:shd w:val="clear" w:color="auto" w:fill="F8F8F8"/>
        </w:rPr>
        <w:t> = cv2.Sobel(</w:t>
      </w:r>
      <w:proofErr w:type="spellStart"/>
      <w:r w:rsidRPr="003207FB">
        <w:rPr>
          <w:rFonts w:ascii="&amp;quot" w:hAnsi="&amp;quot" w:cs="宋体"/>
          <w:color w:val="000000"/>
          <w:kern w:val="0"/>
          <w:sz w:val="18"/>
          <w:szCs w:val="18"/>
          <w:bdr w:val="none" w:sz="0" w:space="0" w:color="auto" w:frame="1"/>
          <w:shd w:val="clear" w:color="auto" w:fill="F8F8F8"/>
        </w:rPr>
        <w:t>im</w:t>
      </w:r>
      <w:proofErr w:type="spellEnd"/>
      <w:r w:rsidRPr="003207FB">
        <w:rPr>
          <w:rFonts w:ascii="&amp;quot" w:hAnsi="&amp;quot" w:cs="宋体"/>
          <w:color w:val="000000"/>
          <w:kern w:val="0"/>
          <w:sz w:val="18"/>
          <w:szCs w:val="18"/>
          <w:bdr w:val="none" w:sz="0" w:space="0" w:color="auto" w:frame="1"/>
          <w:shd w:val="clear" w:color="auto" w:fill="F8F8F8"/>
        </w:rPr>
        <w:t>, cv2.CV_32F, 1, 0, </w:t>
      </w:r>
      <w:proofErr w:type="spellStart"/>
      <w:r w:rsidRPr="003207FB">
        <w:rPr>
          <w:rFonts w:ascii="&amp;quot" w:hAnsi="&amp;quot" w:cs="宋体"/>
          <w:color w:val="000000"/>
          <w:kern w:val="0"/>
          <w:sz w:val="18"/>
          <w:szCs w:val="18"/>
          <w:bdr w:val="none" w:sz="0" w:space="0" w:color="auto" w:frame="1"/>
          <w:shd w:val="clear" w:color="auto" w:fill="F8F8F8"/>
        </w:rPr>
        <w:t>ksize</w:t>
      </w:r>
      <w:proofErr w:type="spellEnd"/>
      <w:r w:rsidRPr="003207FB">
        <w:rPr>
          <w:rFonts w:ascii="&amp;quot" w:hAnsi="&amp;quot" w:cs="宋体"/>
          <w:color w:val="000000"/>
          <w:kern w:val="0"/>
          <w:sz w:val="18"/>
          <w:szCs w:val="18"/>
          <w:bdr w:val="none" w:sz="0" w:space="0" w:color="auto" w:frame="1"/>
          <w:shd w:val="clear" w:color="auto" w:fill="F8F8F8"/>
        </w:rPr>
        <w:t>=1)  </w:t>
      </w:r>
    </w:p>
    <w:p w:rsidR="00FD016B" w:rsidRPr="003207FB" w:rsidRDefault="00FD016B" w:rsidP="00FD016B">
      <w:pPr>
        <w:widowControl/>
        <w:numPr>
          <w:ilvl w:val="0"/>
          <w:numId w:val="30"/>
        </w:numPr>
        <w:pBdr>
          <w:left w:val="single" w:sz="18" w:space="8" w:color="6CE26C"/>
        </w:pBdr>
        <w:shd w:val="clear" w:color="auto" w:fill="FFFFFF"/>
        <w:spacing w:line="210" w:lineRule="atLeast"/>
        <w:ind w:left="675"/>
        <w:jc w:val="left"/>
        <w:rPr>
          <w:rFonts w:ascii="&amp;quot" w:hAnsi="&amp;quot" w:cs="宋体" w:hint="eastAsia"/>
          <w:color w:val="5C5C5C"/>
          <w:kern w:val="0"/>
          <w:sz w:val="18"/>
          <w:szCs w:val="18"/>
        </w:rPr>
      </w:pPr>
      <w:proofErr w:type="spellStart"/>
      <w:r w:rsidRPr="003207FB">
        <w:rPr>
          <w:rFonts w:ascii="&amp;quot" w:hAnsi="&amp;quot" w:cs="宋体"/>
          <w:color w:val="000000"/>
          <w:kern w:val="0"/>
          <w:sz w:val="18"/>
          <w:szCs w:val="18"/>
          <w:bdr w:val="none" w:sz="0" w:space="0" w:color="auto" w:frame="1"/>
          <w:shd w:val="clear" w:color="auto" w:fill="FFFFFF"/>
        </w:rPr>
        <w:t>gy</w:t>
      </w:r>
      <w:proofErr w:type="spellEnd"/>
      <w:r w:rsidRPr="003207FB">
        <w:rPr>
          <w:rFonts w:ascii="&amp;quot" w:hAnsi="&amp;quot" w:cs="宋体"/>
          <w:color w:val="000000"/>
          <w:kern w:val="0"/>
          <w:sz w:val="18"/>
          <w:szCs w:val="18"/>
          <w:bdr w:val="none" w:sz="0" w:space="0" w:color="auto" w:frame="1"/>
          <w:shd w:val="clear" w:color="auto" w:fill="FFFFFF"/>
        </w:rPr>
        <w:t> = cv2.Sobel(</w:t>
      </w:r>
      <w:proofErr w:type="spellStart"/>
      <w:r w:rsidRPr="003207FB">
        <w:rPr>
          <w:rFonts w:ascii="&amp;quot" w:hAnsi="&amp;quot" w:cs="宋体"/>
          <w:color w:val="000000"/>
          <w:kern w:val="0"/>
          <w:sz w:val="18"/>
          <w:szCs w:val="18"/>
          <w:bdr w:val="none" w:sz="0" w:space="0" w:color="auto" w:frame="1"/>
          <w:shd w:val="clear" w:color="auto" w:fill="FFFFFF"/>
        </w:rPr>
        <w:t>im</w:t>
      </w:r>
      <w:proofErr w:type="spellEnd"/>
      <w:r w:rsidRPr="003207FB">
        <w:rPr>
          <w:rFonts w:ascii="&amp;quot" w:hAnsi="&amp;quot" w:cs="宋体"/>
          <w:color w:val="000000"/>
          <w:kern w:val="0"/>
          <w:sz w:val="18"/>
          <w:szCs w:val="18"/>
          <w:bdr w:val="none" w:sz="0" w:space="0" w:color="auto" w:frame="1"/>
          <w:shd w:val="clear" w:color="auto" w:fill="FFFFFF"/>
        </w:rPr>
        <w:t>, cv2.CV_32F, 0, 1, </w:t>
      </w:r>
      <w:proofErr w:type="spellStart"/>
      <w:r w:rsidRPr="003207FB">
        <w:rPr>
          <w:rFonts w:ascii="&amp;quot" w:hAnsi="&amp;quot" w:cs="宋体"/>
          <w:color w:val="000000"/>
          <w:kern w:val="0"/>
          <w:sz w:val="18"/>
          <w:szCs w:val="18"/>
          <w:bdr w:val="none" w:sz="0" w:space="0" w:color="auto" w:frame="1"/>
          <w:shd w:val="clear" w:color="auto" w:fill="FFFFFF"/>
        </w:rPr>
        <w:t>ksize</w:t>
      </w:r>
      <w:proofErr w:type="spellEnd"/>
      <w:r w:rsidRPr="003207FB">
        <w:rPr>
          <w:rFonts w:ascii="&amp;quot" w:hAnsi="&amp;quot" w:cs="宋体"/>
          <w:color w:val="000000"/>
          <w:kern w:val="0"/>
          <w:sz w:val="18"/>
          <w:szCs w:val="18"/>
          <w:bdr w:val="none" w:sz="0" w:space="0" w:color="auto" w:frame="1"/>
          <w:shd w:val="clear" w:color="auto" w:fill="FFFFFF"/>
        </w:rPr>
        <w:t>=1)  </w:t>
      </w:r>
    </w:p>
    <w:p w:rsidR="00FD016B" w:rsidRPr="003519A7" w:rsidRDefault="00FD016B" w:rsidP="00FD016B">
      <w:pPr>
        <w:pStyle w:val="a7"/>
        <w:rPr>
          <w:rFonts w:hAnsi="宋体" w:cs="宋体"/>
          <w:szCs w:val="22"/>
        </w:rPr>
      </w:pPr>
    </w:p>
    <w:p w:rsidR="00FD016B" w:rsidRPr="003519A7" w:rsidRDefault="00FD016B" w:rsidP="00FD016B">
      <w:pPr>
        <w:pStyle w:val="a7"/>
        <w:rPr>
          <w:rFonts w:hAnsi="宋体" w:cs="宋体"/>
          <w:szCs w:val="22"/>
        </w:rPr>
      </w:pPr>
    </w:p>
    <w:p w:rsidR="00FD016B" w:rsidRPr="003519A7" w:rsidRDefault="00FD016B" w:rsidP="00FD016B">
      <w:pPr>
        <w:pStyle w:val="a7"/>
        <w:rPr>
          <w:rFonts w:hAnsi="宋体" w:cs="宋体"/>
          <w:szCs w:val="22"/>
        </w:rPr>
      </w:pPr>
      <w:r w:rsidRPr="003519A7">
        <w:rPr>
          <w:rFonts w:hAnsi="宋体" w:cs="宋体"/>
          <w:szCs w:val="22"/>
        </w:rPr>
        <w:t>(</w:t>
      </w:r>
      <w:r>
        <w:rPr>
          <w:rFonts w:hAnsi="宋体" w:cs="宋体" w:hint="eastAsia"/>
          <w:szCs w:val="22"/>
        </w:rPr>
        <w:t>附:</w:t>
      </w:r>
      <w:r>
        <w:rPr>
          <w:rFonts w:hAnsi="宋体" w:cs="宋体"/>
          <w:szCs w:val="22"/>
        </w:rPr>
        <w:t xml:space="preserve"> </w:t>
      </w:r>
      <w:r w:rsidRPr="003519A7">
        <w:rPr>
          <w:rFonts w:hAnsi="宋体" w:cs="宋体"/>
          <w:szCs w:val="22"/>
        </w:rPr>
        <w:t>Sobel算子的原理)</w:t>
      </w:r>
    </w:p>
    <w:p w:rsidR="00FD016B" w:rsidRPr="003519A7" w:rsidRDefault="00FD016B" w:rsidP="00FD016B">
      <w:pPr>
        <w:pStyle w:val="a7"/>
        <w:rPr>
          <w:rFonts w:hAnsi="宋体" w:cs="宋体"/>
          <w:szCs w:val="22"/>
        </w:rPr>
      </w:pPr>
    </w:p>
    <w:p w:rsidR="00FD016B" w:rsidRPr="003519A7" w:rsidRDefault="00FD016B" w:rsidP="00FD016B">
      <w:pPr>
        <w:pStyle w:val="a7"/>
        <w:rPr>
          <w:rFonts w:hAnsi="宋体" w:cs="宋体"/>
          <w:szCs w:val="22"/>
        </w:rPr>
      </w:pPr>
      <w:r w:rsidRPr="003519A7">
        <w:rPr>
          <w:rFonts w:hAnsi="宋体" w:cs="宋体"/>
          <w:szCs w:val="22"/>
        </w:rPr>
        <w:t>然后，我们可以用</w:t>
      </w:r>
      <m:oMath>
        <m:sSub>
          <m:sSubPr>
            <m:ctrlPr>
              <w:rPr>
                <w:rFonts w:ascii="Cambria Math" w:hAnsi="Cambria Math" w:cs="宋体"/>
                <w:szCs w:val="22"/>
              </w:rPr>
            </m:ctrlPr>
          </m:sSubPr>
          <m:e>
            <m:r>
              <m:rPr>
                <m:sty m:val="p"/>
              </m:rPr>
              <w:rPr>
                <w:rFonts w:ascii="Cambria Math" w:hAnsi="Cambria Math" w:cs="宋体"/>
                <w:szCs w:val="22"/>
              </w:rPr>
              <m:t>g</m:t>
            </m:r>
          </m:e>
          <m:sub>
            <m:r>
              <m:rPr>
                <m:sty m:val="p"/>
              </m:rPr>
              <w:rPr>
                <w:rFonts w:ascii="Cambria Math" w:hAnsi="Cambria Math" w:cs="宋体"/>
                <w:szCs w:val="22"/>
              </w:rPr>
              <m:t>x</m:t>
            </m:r>
          </m:sub>
        </m:sSub>
      </m:oMath>
      <w:r w:rsidRPr="003519A7">
        <w:rPr>
          <w:rFonts w:hAnsi="宋体" w:cs="宋体"/>
          <w:szCs w:val="22"/>
        </w:rPr>
        <w:t>,</w:t>
      </w:r>
      <m:oMath>
        <m:sSub>
          <m:sSubPr>
            <m:ctrlPr>
              <w:rPr>
                <w:rFonts w:ascii="Cambria Math" w:hAnsi="Cambria Math" w:cs="宋体"/>
                <w:szCs w:val="22"/>
              </w:rPr>
            </m:ctrlPr>
          </m:sSubPr>
          <m:e>
            <m:r>
              <m:rPr>
                <m:sty m:val="p"/>
              </m:rPr>
              <w:rPr>
                <w:rFonts w:ascii="Cambria Math" w:hAnsi="Cambria Math" w:cs="宋体"/>
                <w:szCs w:val="22"/>
              </w:rPr>
              <m:t>g</m:t>
            </m:r>
          </m:e>
          <m:sub>
            <m:r>
              <m:rPr>
                <m:sty m:val="p"/>
              </m:rPr>
              <w:rPr>
                <w:rFonts w:ascii="Cambria Math" w:hAnsi="Cambria Math" w:cs="宋体"/>
                <w:szCs w:val="22"/>
              </w:rPr>
              <m:t>y</m:t>
            </m:r>
          </m:sub>
        </m:sSub>
      </m:oMath>
      <w:r w:rsidRPr="003519A7">
        <w:rPr>
          <w:rFonts w:hAnsi="宋体" w:cs="宋体"/>
          <w:szCs w:val="22"/>
        </w:rPr>
        <w:t>来计算梯度的大小和方向：</w:t>
      </w:r>
    </w:p>
    <w:p w:rsidR="00FD016B" w:rsidRDefault="00FD016B" w:rsidP="00FD016B">
      <w:pPr>
        <w:pStyle w:val="a7"/>
        <w:rPr>
          <w:rFonts w:hAnsi="宋体" w:cs="宋体"/>
          <w:szCs w:val="22"/>
        </w:rPr>
      </w:pPr>
    </w:p>
    <w:p w:rsidR="00FD016B" w:rsidRDefault="00FD016B" w:rsidP="00FD016B">
      <w:pPr>
        <w:pStyle w:val="a7"/>
        <w:rPr>
          <w:rFonts w:hAnsi="宋体" w:cs="宋体"/>
          <w:szCs w:val="22"/>
        </w:rPr>
      </w:pPr>
    </w:p>
    <w:p w:rsidR="00512470" w:rsidRPr="009D619A" w:rsidRDefault="00CF118D" w:rsidP="00FD016B">
      <w:pPr>
        <w:pStyle w:val="a7"/>
        <w:rPr>
          <w:rFonts w:hAnsi="宋体" w:cs="宋体"/>
          <w:szCs w:val="22"/>
        </w:rPr>
      </w:pPr>
      <m:oMathPara>
        <m:oMath>
          <m:sSup>
            <m:sSupPr>
              <m:ctrlPr>
                <w:rPr>
                  <w:rFonts w:ascii="Cambria Math" w:hAnsi="Cambria Math" w:cs="宋体"/>
                  <w:szCs w:val="22"/>
                </w:rPr>
              </m:ctrlPr>
            </m:sSupPr>
            <m:e>
              <m:r>
                <m:rPr>
                  <m:sty m:val="p"/>
                </m:rPr>
                <w:rPr>
                  <w:rFonts w:ascii="Cambria Math" w:hAnsi="Cambria Math" w:cs="宋体"/>
                  <w:szCs w:val="22"/>
                </w:rPr>
                <m:t>g</m:t>
              </m:r>
            </m:e>
            <m:sup>
              <m:r>
                <m:rPr>
                  <m:sty m:val="p"/>
                </m:rPr>
                <w:rPr>
                  <w:rFonts w:ascii="Cambria Math" w:hAnsi="Cambria Math" w:cs="宋体"/>
                  <w:szCs w:val="22"/>
                </w:rPr>
                <m:t>2</m:t>
              </m:r>
            </m:sup>
          </m:sSup>
          <m:r>
            <m:rPr>
              <m:sty m:val="p"/>
            </m:rPr>
            <w:rPr>
              <w:rFonts w:ascii="Cambria Math" w:hAnsi="Cambria Math" w:cs="宋体"/>
              <w:szCs w:val="22"/>
            </w:rPr>
            <m:t xml:space="preserve"> =</m:t>
          </m:r>
          <m:sSup>
            <m:sSupPr>
              <m:ctrlPr>
                <w:rPr>
                  <w:rFonts w:ascii="Cambria Math" w:hAnsi="Cambria Math" w:cs="宋体"/>
                  <w:szCs w:val="22"/>
                </w:rPr>
              </m:ctrlPr>
            </m:sSupPr>
            <m:e>
              <m:r>
                <m:rPr>
                  <m:sty m:val="p"/>
                </m:rPr>
                <w:rPr>
                  <w:rFonts w:ascii="Cambria Math" w:hAnsi="Cambria Math" w:cs="宋体"/>
                  <w:szCs w:val="22"/>
                </w:rPr>
                <m:t>(</m:t>
              </m:r>
              <m:sSub>
                <m:sSubPr>
                  <m:ctrlPr>
                    <w:rPr>
                      <w:rFonts w:ascii="Cambria Math" w:hAnsi="Cambria Math" w:cs="宋体"/>
                      <w:szCs w:val="22"/>
                    </w:rPr>
                  </m:ctrlPr>
                </m:sSubPr>
                <m:e>
                  <m:r>
                    <m:rPr>
                      <m:sty m:val="p"/>
                    </m:rPr>
                    <w:rPr>
                      <w:rFonts w:ascii="Cambria Math" w:hAnsi="Cambria Math" w:cs="宋体"/>
                      <w:szCs w:val="22"/>
                    </w:rPr>
                    <m:t>g</m:t>
                  </m:r>
                </m:e>
                <m:sub>
                  <m:r>
                    <m:rPr>
                      <m:sty m:val="p"/>
                    </m:rPr>
                    <w:rPr>
                      <w:rFonts w:ascii="Cambria Math" w:hAnsi="Cambria Math" w:cs="宋体"/>
                      <w:szCs w:val="22"/>
                    </w:rPr>
                    <m:t>x</m:t>
                  </m:r>
                </m:sub>
              </m:sSub>
            </m:e>
            <m:sup>
              <m:r>
                <m:rPr>
                  <m:sty m:val="p"/>
                </m:rPr>
                <w:rPr>
                  <w:rFonts w:ascii="Cambria Math" w:hAnsi="Cambria Math" w:cs="宋体"/>
                  <w:szCs w:val="22"/>
                </w:rPr>
                <m:t>2</m:t>
              </m:r>
            </m:sup>
          </m:sSup>
          <m:r>
            <m:rPr>
              <m:sty m:val="p"/>
            </m:rPr>
            <w:rPr>
              <w:rFonts w:ascii="Cambria Math" w:hAnsi="Cambria Math" w:cs="宋体"/>
              <w:szCs w:val="22"/>
            </w:rPr>
            <m:t xml:space="preserve">+ </m:t>
          </m:r>
          <m:sSup>
            <m:sSupPr>
              <m:ctrlPr>
                <w:rPr>
                  <w:rFonts w:ascii="Cambria Math" w:hAnsi="Cambria Math" w:cs="宋体"/>
                  <w:szCs w:val="22"/>
                </w:rPr>
              </m:ctrlPr>
            </m:sSupPr>
            <m:e>
              <m:sSub>
                <m:sSubPr>
                  <m:ctrlPr>
                    <w:rPr>
                      <w:rFonts w:ascii="Cambria Math" w:hAnsi="Cambria Math" w:cs="宋体"/>
                      <w:szCs w:val="22"/>
                    </w:rPr>
                  </m:ctrlPr>
                </m:sSubPr>
                <m:e>
                  <m:r>
                    <m:rPr>
                      <m:sty m:val="p"/>
                    </m:rPr>
                    <w:rPr>
                      <w:rFonts w:ascii="Cambria Math" w:hAnsi="Cambria Math" w:cs="宋体"/>
                      <w:szCs w:val="22"/>
                    </w:rPr>
                    <m:t>g</m:t>
                  </m:r>
                </m:e>
                <m:sub>
                  <m:r>
                    <m:rPr>
                      <m:sty m:val="p"/>
                    </m:rPr>
                    <w:rPr>
                      <w:rFonts w:ascii="Cambria Math" w:hAnsi="Cambria Math" w:cs="宋体"/>
                      <w:szCs w:val="22"/>
                    </w:rPr>
                    <m:t>y</m:t>
                  </m:r>
                </m:sub>
              </m:sSub>
            </m:e>
            <m:sup>
              <m:r>
                <m:rPr>
                  <m:sty m:val="p"/>
                </m:rPr>
                <w:rPr>
                  <w:rFonts w:ascii="Cambria Math" w:hAnsi="Cambria Math" w:cs="宋体"/>
                  <w:szCs w:val="22"/>
                </w:rPr>
                <m:t>2</m:t>
              </m:r>
            </m:sup>
          </m:sSup>
          <m:r>
            <m:rPr>
              <m:sty m:val="p"/>
            </m:rPr>
            <w:rPr>
              <w:rFonts w:ascii="Cambria Math" w:hAnsi="Cambria Math" w:cs="宋体"/>
              <w:szCs w:val="22"/>
            </w:rPr>
            <m:t xml:space="preserve">)  </m:t>
          </m:r>
        </m:oMath>
      </m:oMathPara>
    </w:p>
    <w:p w:rsidR="009D619A" w:rsidRPr="003519A7" w:rsidRDefault="009D619A" w:rsidP="00FD016B">
      <w:pPr>
        <w:pStyle w:val="a7"/>
        <w:rPr>
          <w:rFonts w:hAnsi="宋体" w:cs="宋体"/>
          <w:szCs w:val="22"/>
        </w:rPr>
      </w:pPr>
      <m:oMathPara>
        <m:oMath>
          <m:r>
            <m:rPr>
              <m:sty m:val="p"/>
            </m:rPr>
            <w:rPr>
              <w:rFonts w:ascii="Cambria Math" w:hAnsi="Cambria Math" w:cs="宋体"/>
              <w:szCs w:val="22"/>
            </w:rPr>
            <w:lastRenderedPageBreak/>
            <m:t>angle = arctan(</m:t>
          </m:r>
          <m:f>
            <m:fPr>
              <m:ctrlPr>
                <w:rPr>
                  <w:rFonts w:ascii="Cambria Math" w:hAnsi="Cambria Math" w:cs="宋体"/>
                  <w:szCs w:val="22"/>
                </w:rPr>
              </m:ctrlPr>
            </m:fPr>
            <m:num>
              <m:sSub>
                <m:sSubPr>
                  <m:ctrlPr>
                    <w:rPr>
                      <w:rFonts w:ascii="Cambria Math" w:hAnsi="Cambria Math" w:cs="宋体"/>
                      <w:szCs w:val="22"/>
                    </w:rPr>
                  </m:ctrlPr>
                </m:sSubPr>
                <m:e>
                  <m:r>
                    <m:rPr>
                      <m:sty m:val="p"/>
                    </m:rPr>
                    <w:rPr>
                      <w:rFonts w:ascii="Cambria Math" w:hAnsi="Cambria Math" w:cs="宋体"/>
                      <w:szCs w:val="22"/>
                    </w:rPr>
                    <m:t>g</m:t>
                  </m:r>
                </m:e>
                <m:sub>
                  <m:r>
                    <m:rPr>
                      <m:sty m:val="p"/>
                    </m:rPr>
                    <w:rPr>
                      <w:rFonts w:ascii="Cambria Math" w:hAnsi="Cambria Math" w:cs="宋体"/>
                      <w:szCs w:val="22"/>
                    </w:rPr>
                    <m:t>y</m:t>
                  </m:r>
                </m:sub>
              </m:sSub>
            </m:num>
            <m:den>
              <m:sSub>
                <m:sSubPr>
                  <m:ctrlPr>
                    <w:rPr>
                      <w:rFonts w:ascii="Cambria Math" w:hAnsi="Cambria Math" w:cs="宋体"/>
                      <w:szCs w:val="22"/>
                    </w:rPr>
                  </m:ctrlPr>
                </m:sSubPr>
                <m:e>
                  <m:r>
                    <m:rPr>
                      <m:sty m:val="p"/>
                    </m:rPr>
                    <w:rPr>
                      <w:rFonts w:ascii="Cambria Math" w:hAnsi="Cambria Math" w:cs="宋体"/>
                      <w:szCs w:val="22"/>
                    </w:rPr>
                    <m:t>g</m:t>
                  </m:r>
                </m:e>
                <m:sub>
                  <m:r>
                    <m:rPr>
                      <m:sty m:val="p"/>
                    </m:rPr>
                    <w:rPr>
                      <w:rFonts w:ascii="Cambria Math" w:hAnsi="Cambria Math" w:cs="宋体"/>
                      <w:szCs w:val="22"/>
                    </w:rPr>
                    <m:t>x</m:t>
                  </m:r>
                </m:sub>
              </m:sSub>
            </m:den>
          </m:f>
          <m:r>
            <m:rPr>
              <m:sty m:val="p"/>
            </m:rPr>
            <w:rPr>
              <w:rFonts w:ascii="Cambria Math" w:hAnsi="Cambria Math" w:cs="宋体"/>
              <w:szCs w:val="22"/>
            </w:rPr>
            <m:t>)</m:t>
          </m:r>
        </m:oMath>
      </m:oMathPara>
    </w:p>
    <w:p w:rsidR="00FD016B" w:rsidRPr="003519A7" w:rsidRDefault="00FD016B" w:rsidP="00FD016B">
      <w:pPr>
        <w:pStyle w:val="a7"/>
        <w:rPr>
          <w:rFonts w:hAnsi="宋体" w:cs="宋体"/>
          <w:szCs w:val="22"/>
        </w:rPr>
      </w:pPr>
    </w:p>
    <w:p w:rsidR="00FD016B" w:rsidRPr="003519A7" w:rsidRDefault="00FD016B" w:rsidP="00FD016B">
      <w:pPr>
        <w:pStyle w:val="a7"/>
        <w:rPr>
          <w:rFonts w:hAnsi="宋体" w:cs="宋体"/>
          <w:szCs w:val="22"/>
        </w:rPr>
      </w:pPr>
    </w:p>
    <w:p w:rsidR="00FD016B" w:rsidRPr="003519A7" w:rsidRDefault="00FD016B" w:rsidP="00FD016B">
      <w:pPr>
        <w:pStyle w:val="a7"/>
        <w:rPr>
          <w:rFonts w:hAnsi="宋体" w:cs="宋体"/>
          <w:szCs w:val="22"/>
        </w:rPr>
      </w:pPr>
      <w:r w:rsidRPr="003519A7">
        <w:rPr>
          <w:rFonts w:hAnsi="宋体" w:cs="宋体"/>
          <w:szCs w:val="22"/>
        </w:rPr>
        <w:t xml:space="preserve">如果你用OpenCV, </w:t>
      </w:r>
      <w:r w:rsidR="00117369">
        <w:rPr>
          <w:rFonts w:hAnsi="宋体" w:cs="宋体" w:hint="eastAsia"/>
          <w:szCs w:val="22"/>
        </w:rPr>
        <w:t>可用</w:t>
      </w:r>
      <w:proofErr w:type="spellStart"/>
      <w:r w:rsidRPr="003519A7">
        <w:rPr>
          <w:rFonts w:hAnsi="宋体" w:cs="宋体"/>
          <w:szCs w:val="22"/>
        </w:rPr>
        <w:t>cartToPolar</w:t>
      </w:r>
      <w:proofErr w:type="spellEnd"/>
      <w:r w:rsidR="00117369">
        <w:rPr>
          <w:rFonts w:hAnsi="宋体" w:cs="宋体" w:hint="eastAsia"/>
          <w:szCs w:val="22"/>
        </w:rPr>
        <w:t>函数来做计算,如下</w:t>
      </w:r>
      <w:r w:rsidRPr="003519A7">
        <w:rPr>
          <w:rFonts w:hAnsi="宋体" w:cs="宋体"/>
          <w:szCs w:val="22"/>
        </w:rPr>
        <w:t>.</w:t>
      </w:r>
    </w:p>
    <w:p w:rsidR="00FD016B" w:rsidRPr="003207FB" w:rsidRDefault="00FD016B" w:rsidP="00FD016B">
      <w:pPr>
        <w:widowControl/>
        <w:numPr>
          <w:ilvl w:val="0"/>
          <w:numId w:val="31"/>
        </w:numPr>
        <w:pBdr>
          <w:left w:val="single" w:sz="18" w:space="8" w:color="6CE26C"/>
        </w:pBdr>
        <w:shd w:val="clear" w:color="auto" w:fill="FFFFFF"/>
        <w:spacing w:line="210" w:lineRule="atLeast"/>
        <w:ind w:left="675"/>
        <w:jc w:val="left"/>
        <w:rPr>
          <w:rFonts w:ascii="&amp;quot" w:hAnsi="&amp;quot" w:cs="宋体" w:hint="eastAsia"/>
          <w:color w:val="5C5C5C"/>
          <w:kern w:val="0"/>
          <w:sz w:val="18"/>
          <w:szCs w:val="18"/>
        </w:rPr>
      </w:pPr>
      <w:r w:rsidRPr="003519A7">
        <w:rPr>
          <w:rFonts w:ascii="宋体" w:hAnsi="宋体" w:cs="宋体"/>
          <w:szCs w:val="22"/>
        </w:rPr>
        <w:tab/>
      </w:r>
      <w:r w:rsidRPr="003207FB">
        <w:rPr>
          <w:rFonts w:ascii="&amp;quot" w:hAnsi="&amp;quot" w:cs="宋体"/>
          <w:color w:val="008200"/>
          <w:kern w:val="0"/>
          <w:sz w:val="18"/>
          <w:szCs w:val="18"/>
          <w:bdr w:val="none" w:sz="0" w:space="0" w:color="auto" w:frame="1"/>
          <w:shd w:val="clear" w:color="auto" w:fill="FFFFFF"/>
        </w:rPr>
        <w:t># Python Calculate gradient magnitude and direction </w:t>
      </w:r>
      <w:proofErr w:type="gramStart"/>
      <w:r w:rsidRPr="003207FB">
        <w:rPr>
          <w:rFonts w:ascii="&amp;quot" w:hAnsi="&amp;quot" w:cs="宋体"/>
          <w:color w:val="008200"/>
          <w:kern w:val="0"/>
          <w:sz w:val="18"/>
          <w:szCs w:val="18"/>
          <w:bdr w:val="none" w:sz="0" w:space="0" w:color="auto" w:frame="1"/>
          <w:shd w:val="clear" w:color="auto" w:fill="FFFFFF"/>
        </w:rPr>
        <w:t>( in</w:t>
      </w:r>
      <w:proofErr w:type="gramEnd"/>
      <w:r w:rsidRPr="003207FB">
        <w:rPr>
          <w:rFonts w:ascii="&amp;quot" w:hAnsi="&amp;quot" w:cs="宋体"/>
          <w:color w:val="008200"/>
          <w:kern w:val="0"/>
          <w:sz w:val="18"/>
          <w:szCs w:val="18"/>
          <w:bdr w:val="none" w:sz="0" w:space="0" w:color="auto" w:frame="1"/>
          <w:shd w:val="clear" w:color="auto" w:fill="FFFFFF"/>
        </w:rPr>
        <w:t> degrees ) </w:t>
      </w:r>
      <w:r w:rsidRPr="003207FB">
        <w:rPr>
          <w:rFonts w:ascii="&amp;quot" w:hAnsi="&amp;quot" w:cs="宋体"/>
          <w:color w:val="000000"/>
          <w:kern w:val="0"/>
          <w:sz w:val="18"/>
          <w:szCs w:val="18"/>
          <w:bdr w:val="none" w:sz="0" w:space="0" w:color="auto" w:frame="1"/>
          <w:shd w:val="clear" w:color="auto" w:fill="FFFFFF"/>
        </w:rPr>
        <w:t>  </w:t>
      </w:r>
    </w:p>
    <w:p w:rsidR="00FB0E08" w:rsidRPr="00FD016B" w:rsidRDefault="00FD016B" w:rsidP="00D47149">
      <w:pPr>
        <w:widowControl/>
        <w:numPr>
          <w:ilvl w:val="0"/>
          <w:numId w:val="31"/>
        </w:numPr>
        <w:pBdr>
          <w:left w:val="single" w:sz="18" w:space="8" w:color="6CE26C"/>
        </w:pBdr>
        <w:shd w:val="clear" w:color="auto" w:fill="F8F8F8"/>
        <w:spacing w:line="210" w:lineRule="atLeast"/>
        <w:ind w:left="675"/>
        <w:jc w:val="left"/>
        <w:rPr>
          <w:rFonts w:ascii="&amp;quot" w:hAnsi="&amp;quot" w:cs="宋体" w:hint="eastAsia"/>
          <w:color w:val="5C5C5C"/>
          <w:kern w:val="0"/>
          <w:sz w:val="18"/>
          <w:szCs w:val="18"/>
        </w:rPr>
      </w:pPr>
      <w:r w:rsidRPr="003207FB">
        <w:rPr>
          <w:rFonts w:ascii="&amp;quot" w:hAnsi="&amp;quot" w:cs="宋体"/>
          <w:color w:val="000000"/>
          <w:kern w:val="0"/>
          <w:sz w:val="18"/>
          <w:szCs w:val="18"/>
          <w:bdr w:val="none" w:sz="0" w:space="0" w:color="auto" w:frame="1"/>
          <w:shd w:val="clear" w:color="auto" w:fill="F8F8F8"/>
        </w:rPr>
        <w:t>mag, angle = cv2.cartToPolar(</w:t>
      </w:r>
      <w:proofErr w:type="spellStart"/>
      <w:r w:rsidRPr="003207FB">
        <w:rPr>
          <w:rFonts w:ascii="&amp;quot" w:hAnsi="&amp;quot" w:cs="宋体"/>
          <w:color w:val="000000"/>
          <w:kern w:val="0"/>
          <w:sz w:val="18"/>
          <w:szCs w:val="18"/>
          <w:bdr w:val="none" w:sz="0" w:space="0" w:color="auto" w:frame="1"/>
          <w:shd w:val="clear" w:color="auto" w:fill="F8F8F8"/>
        </w:rPr>
        <w:t>gx</w:t>
      </w:r>
      <w:proofErr w:type="spellEnd"/>
      <w:r w:rsidRPr="003207FB">
        <w:rPr>
          <w:rFonts w:ascii="&amp;quot" w:hAnsi="&amp;quot" w:cs="宋体"/>
          <w:color w:val="000000"/>
          <w:kern w:val="0"/>
          <w:sz w:val="18"/>
          <w:szCs w:val="18"/>
          <w:bdr w:val="none" w:sz="0" w:space="0" w:color="auto" w:frame="1"/>
          <w:shd w:val="clear" w:color="auto" w:fill="F8F8F8"/>
        </w:rPr>
        <w:t>, </w:t>
      </w:r>
      <w:proofErr w:type="spellStart"/>
      <w:r w:rsidRPr="003207FB">
        <w:rPr>
          <w:rFonts w:ascii="&amp;quot" w:hAnsi="&amp;quot" w:cs="宋体"/>
          <w:color w:val="000000"/>
          <w:kern w:val="0"/>
          <w:sz w:val="18"/>
          <w:szCs w:val="18"/>
          <w:bdr w:val="none" w:sz="0" w:space="0" w:color="auto" w:frame="1"/>
          <w:shd w:val="clear" w:color="auto" w:fill="F8F8F8"/>
        </w:rPr>
        <w:t>gy</w:t>
      </w:r>
      <w:proofErr w:type="spellEnd"/>
      <w:r w:rsidRPr="003207FB">
        <w:rPr>
          <w:rFonts w:ascii="&amp;quot" w:hAnsi="&amp;quot" w:cs="宋体"/>
          <w:color w:val="000000"/>
          <w:kern w:val="0"/>
          <w:sz w:val="18"/>
          <w:szCs w:val="18"/>
          <w:bdr w:val="none" w:sz="0" w:space="0" w:color="auto" w:frame="1"/>
          <w:shd w:val="clear" w:color="auto" w:fill="F8F8F8"/>
        </w:rPr>
        <w:t>, </w:t>
      </w:r>
      <w:proofErr w:type="spellStart"/>
      <w:r w:rsidRPr="003207FB">
        <w:rPr>
          <w:rFonts w:ascii="&amp;quot" w:hAnsi="&amp;quot" w:cs="宋体"/>
          <w:color w:val="000000"/>
          <w:kern w:val="0"/>
          <w:sz w:val="18"/>
          <w:szCs w:val="18"/>
          <w:bdr w:val="none" w:sz="0" w:space="0" w:color="auto" w:frame="1"/>
          <w:shd w:val="clear" w:color="auto" w:fill="F8F8F8"/>
        </w:rPr>
        <w:t>angleInDegrees</w:t>
      </w:r>
      <w:proofErr w:type="spellEnd"/>
      <w:r w:rsidRPr="003207FB">
        <w:rPr>
          <w:rFonts w:ascii="&amp;quot" w:hAnsi="&amp;quot" w:cs="宋体"/>
          <w:color w:val="000000"/>
          <w:kern w:val="0"/>
          <w:sz w:val="18"/>
          <w:szCs w:val="18"/>
          <w:bdr w:val="none" w:sz="0" w:space="0" w:color="auto" w:frame="1"/>
          <w:shd w:val="clear" w:color="auto" w:fill="F8F8F8"/>
        </w:rPr>
        <w:t>=True)  </w:t>
      </w:r>
    </w:p>
    <w:p w:rsidR="00D47149" w:rsidRPr="003519A7" w:rsidRDefault="00D47149" w:rsidP="00FB0E08">
      <w:pPr>
        <w:pStyle w:val="2"/>
        <w:ind w:left="777" w:right="210"/>
      </w:pPr>
      <w:r w:rsidRPr="003519A7">
        <w:t>计算</w:t>
      </w:r>
      <w:r w:rsidRPr="003519A7">
        <w:t>HOG</w:t>
      </w:r>
      <w:r w:rsidRPr="003519A7">
        <w:t>：用</w:t>
      </w:r>
      <w:proofErr w:type="spellStart"/>
      <w:r w:rsidRPr="003519A7">
        <w:t>scikit</w:t>
      </w:r>
      <w:proofErr w:type="spellEnd"/>
      <w:r w:rsidRPr="003519A7">
        <w:t>-image</w:t>
      </w:r>
      <w:r w:rsidRPr="003519A7">
        <w:t>显示</w:t>
      </w:r>
      <w:r w:rsidRPr="003519A7">
        <w:t>HOG</w:t>
      </w:r>
      <w:r w:rsidRPr="003519A7">
        <w:t>图</w:t>
      </w:r>
    </w:p>
    <w:p w:rsidR="00FB0E08" w:rsidRPr="00CF1898" w:rsidRDefault="00D47149" w:rsidP="00CF1898">
      <w:pPr>
        <w:pStyle w:val="40"/>
        <w:ind w:firstLineChars="0" w:firstLine="0"/>
      </w:pPr>
      <w:r w:rsidRPr="00FB0E08">
        <w:t xml:space="preserve">python </w:t>
      </w:r>
      <w:r w:rsidRPr="00FB0E08">
        <w:t>代码示例</w:t>
      </w:r>
      <w:r w:rsidRPr="003519A7">
        <w:rPr>
          <w:rFonts w:hAnsi="宋体" w:cs="宋体"/>
          <w:szCs w:val="22"/>
        </w:rPr>
        <w:tab/>
      </w:r>
      <w:r w:rsidRPr="003519A7">
        <w:rPr>
          <w:rFonts w:hAnsi="宋体" w:cs="宋体"/>
          <w:szCs w:val="22"/>
        </w:rPr>
        <w:tab/>
        <w:t xml:space="preserve">      </w:t>
      </w:r>
    </w:p>
    <w:p w:rsidR="00FB0E08" w:rsidRDefault="00FB0E08" w:rsidP="00D47149">
      <w:pPr>
        <w:pStyle w:val="a7"/>
        <w:rPr>
          <w:rFonts w:hAnsi="宋体" w:cs="宋体"/>
          <w:szCs w:val="22"/>
        </w:rPr>
      </w:pPr>
    </w:p>
    <w:p w:rsidR="00D47149" w:rsidRPr="003519A7" w:rsidRDefault="00D47149" w:rsidP="00D47149">
      <w:pPr>
        <w:pStyle w:val="a7"/>
        <w:rPr>
          <w:rFonts w:hAnsi="宋体" w:cs="宋体"/>
          <w:szCs w:val="22"/>
        </w:rPr>
      </w:pPr>
      <w:r w:rsidRPr="003519A7">
        <w:rPr>
          <w:rFonts w:hAnsi="宋体" w:cs="宋体"/>
          <w:szCs w:val="22"/>
        </w:rPr>
        <w:t>我们可以利用</w:t>
      </w:r>
      <w:proofErr w:type="spellStart"/>
      <w:r w:rsidRPr="003519A7">
        <w:rPr>
          <w:rFonts w:hAnsi="宋体" w:cs="宋体"/>
          <w:szCs w:val="22"/>
        </w:rPr>
        <w:t>io.imread</w:t>
      </w:r>
      <w:proofErr w:type="spellEnd"/>
      <w:r w:rsidRPr="003519A7">
        <w:rPr>
          <w:rFonts w:hAnsi="宋体" w:cs="宋体"/>
          <w:szCs w:val="22"/>
        </w:rPr>
        <w:t>()导入图片,使之</w:t>
      </w:r>
      <w:r w:rsidR="00CF1898">
        <w:rPr>
          <w:rFonts w:hAnsi="宋体" w:cs="宋体" w:hint="eastAsia"/>
          <w:szCs w:val="22"/>
        </w:rPr>
        <w:t>成</w:t>
      </w:r>
      <w:r w:rsidRPr="003519A7">
        <w:rPr>
          <w:rFonts w:hAnsi="宋体" w:cs="宋体"/>
          <w:szCs w:val="22"/>
        </w:rPr>
        <w:t>为</w:t>
      </w:r>
      <w:proofErr w:type="spellStart"/>
      <w:r w:rsidRPr="003519A7">
        <w:rPr>
          <w:rFonts w:hAnsi="宋体" w:cs="宋体"/>
          <w:szCs w:val="22"/>
        </w:rPr>
        <w:t>numpy.ndarray</w:t>
      </w:r>
      <w:proofErr w:type="spellEnd"/>
      <w:r w:rsidRPr="003519A7">
        <w:rPr>
          <w:rFonts w:hAnsi="宋体" w:cs="宋体"/>
          <w:szCs w:val="22"/>
        </w:rPr>
        <w:t>型的数据. 然后也可对图片进行同样的操作,得到HOG图. 代码如下:</w:t>
      </w:r>
    </w:p>
    <w:p w:rsidR="00D47149" w:rsidRPr="003519A7" w:rsidRDefault="00D47149" w:rsidP="00D47149">
      <w:pPr>
        <w:pStyle w:val="a7"/>
        <w:rPr>
          <w:rFonts w:hAnsi="宋体" w:cs="宋体"/>
          <w:szCs w:val="22"/>
        </w:rPr>
      </w:pPr>
    </w:p>
    <w:p w:rsidR="005414E2" w:rsidRPr="005414E2" w:rsidRDefault="005414E2" w:rsidP="005414E2">
      <w:pPr>
        <w:widowControl/>
        <w:numPr>
          <w:ilvl w:val="0"/>
          <w:numId w:val="32"/>
        </w:numPr>
        <w:pBdr>
          <w:left w:val="single" w:sz="18" w:space="8" w:color="6CE26C"/>
        </w:pBdr>
        <w:shd w:val="clear" w:color="auto" w:fill="FFFFFF"/>
        <w:spacing w:line="210" w:lineRule="atLeast"/>
        <w:ind w:left="675"/>
        <w:jc w:val="left"/>
        <w:rPr>
          <w:rFonts w:ascii="&amp;quot" w:hAnsi="&amp;quot" w:cs="宋体" w:hint="eastAsia"/>
          <w:color w:val="5C5C5C"/>
          <w:kern w:val="0"/>
          <w:sz w:val="18"/>
          <w:szCs w:val="18"/>
        </w:rPr>
      </w:pPr>
      <w:r w:rsidRPr="005414E2">
        <w:rPr>
          <w:rFonts w:ascii="&amp;quot" w:hAnsi="&amp;quot" w:cs="宋体"/>
          <w:b/>
          <w:bCs/>
          <w:color w:val="006699"/>
          <w:kern w:val="0"/>
          <w:sz w:val="18"/>
          <w:szCs w:val="18"/>
          <w:bdr w:val="none" w:sz="0" w:space="0" w:color="auto" w:frame="1"/>
          <w:shd w:val="clear" w:color="auto" w:fill="FFFFFF"/>
        </w:rPr>
        <w:t>import</w:t>
      </w:r>
      <w:r w:rsidRPr="005414E2">
        <w:rPr>
          <w:rFonts w:ascii="&amp;quot" w:hAnsi="&amp;quot" w:cs="宋体"/>
          <w:color w:val="000000"/>
          <w:kern w:val="0"/>
          <w:sz w:val="18"/>
          <w:szCs w:val="18"/>
          <w:bdr w:val="none" w:sz="0" w:space="0" w:color="auto" w:frame="1"/>
          <w:shd w:val="clear" w:color="auto" w:fill="FFFFFF"/>
        </w:rPr>
        <w:t> </w:t>
      </w:r>
      <w:proofErr w:type="spellStart"/>
      <w:proofErr w:type="gramStart"/>
      <w:r w:rsidRPr="005414E2">
        <w:rPr>
          <w:rFonts w:ascii="&amp;quot" w:hAnsi="&amp;quot" w:cs="宋体"/>
          <w:color w:val="000000"/>
          <w:kern w:val="0"/>
          <w:sz w:val="18"/>
          <w:szCs w:val="18"/>
          <w:bdr w:val="none" w:sz="0" w:space="0" w:color="auto" w:frame="1"/>
          <w:shd w:val="clear" w:color="auto" w:fill="FFFFFF"/>
        </w:rPr>
        <w:t>matplotlib.pyplot</w:t>
      </w:r>
      <w:proofErr w:type="spellEnd"/>
      <w:proofErr w:type="gramEnd"/>
      <w:r w:rsidRPr="005414E2">
        <w:rPr>
          <w:rFonts w:ascii="&amp;quot" w:hAnsi="&amp;quot" w:cs="宋体"/>
          <w:color w:val="000000"/>
          <w:kern w:val="0"/>
          <w:sz w:val="18"/>
          <w:szCs w:val="18"/>
          <w:bdr w:val="none" w:sz="0" w:space="0" w:color="auto" w:frame="1"/>
          <w:shd w:val="clear" w:color="auto" w:fill="FFFFFF"/>
        </w:rPr>
        <w:t> as </w:t>
      </w:r>
      <w:proofErr w:type="spellStart"/>
      <w:r w:rsidRPr="005414E2">
        <w:rPr>
          <w:rFonts w:ascii="&amp;quot" w:hAnsi="&amp;quot" w:cs="宋体"/>
          <w:color w:val="000000"/>
          <w:kern w:val="0"/>
          <w:sz w:val="18"/>
          <w:szCs w:val="18"/>
          <w:bdr w:val="none" w:sz="0" w:space="0" w:color="auto" w:frame="1"/>
          <w:shd w:val="clear" w:color="auto" w:fill="FFFFFF"/>
        </w:rPr>
        <w:t>plt</w:t>
      </w:r>
      <w:proofErr w:type="spellEnd"/>
      <w:r w:rsidRPr="005414E2">
        <w:rPr>
          <w:rFonts w:ascii="&amp;quot" w:hAnsi="&amp;quot" w:cs="宋体"/>
          <w:color w:val="000000"/>
          <w:kern w:val="0"/>
          <w:sz w:val="18"/>
          <w:szCs w:val="18"/>
          <w:bdr w:val="none" w:sz="0" w:space="0" w:color="auto" w:frame="1"/>
          <w:shd w:val="clear" w:color="auto" w:fill="FFFFFF"/>
        </w:rPr>
        <w:t>  </w:t>
      </w:r>
    </w:p>
    <w:p w:rsidR="005414E2" w:rsidRPr="005414E2" w:rsidRDefault="005414E2" w:rsidP="005414E2">
      <w:pPr>
        <w:widowControl/>
        <w:numPr>
          <w:ilvl w:val="0"/>
          <w:numId w:val="32"/>
        </w:numPr>
        <w:pBdr>
          <w:left w:val="single" w:sz="18" w:space="8" w:color="6CE26C"/>
        </w:pBdr>
        <w:shd w:val="clear" w:color="auto" w:fill="F8F8F8"/>
        <w:spacing w:line="210" w:lineRule="atLeast"/>
        <w:ind w:left="675"/>
        <w:jc w:val="left"/>
        <w:rPr>
          <w:rFonts w:ascii="&amp;quot" w:hAnsi="&amp;quot" w:cs="宋体" w:hint="eastAsia"/>
          <w:color w:val="5C5C5C"/>
          <w:kern w:val="0"/>
          <w:sz w:val="18"/>
          <w:szCs w:val="18"/>
        </w:rPr>
      </w:pPr>
      <w:r w:rsidRPr="005414E2">
        <w:rPr>
          <w:rFonts w:ascii="&amp;quot" w:hAnsi="&amp;quot" w:cs="宋体"/>
          <w:b/>
          <w:bCs/>
          <w:color w:val="006699"/>
          <w:kern w:val="0"/>
          <w:sz w:val="18"/>
          <w:szCs w:val="18"/>
          <w:bdr w:val="none" w:sz="0" w:space="0" w:color="auto" w:frame="1"/>
          <w:shd w:val="clear" w:color="auto" w:fill="F8F8F8"/>
        </w:rPr>
        <w:t>from</w:t>
      </w:r>
      <w:r w:rsidRPr="005414E2">
        <w:rPr>
          <w:rFonts w:ascii="&amp;quot" w:hAnsi="&amp;quot" w:cs="宋体"/>
          <w:color w:val="000000"/>
          <w:kern w:val="0"/>
          <w:sz w:val="18"/>
          <w:szCs w:val="18"/>
          <w:bdr w:val="none" w:sz="0" w:space="0" w:color="auto" w:frame="1"/>
          <w:shd w:val="clear" w:color="auto" w:fill="F8F8F8"/>
        </w:rPr>
        <w:t> </w:t>
      </w:r>
      <w:proofErr w:type="spellStart"/>
      <w:r w:rsidRPr="005414E2">
        <w:rPr>
          <w:rFonts w:ascii="&amp;quot" w:hAnsi="&amp;quot" w:cs="宋体"/>
          <w:color w:val="000000"/>
          <w:kern w:val="0"/>
          <w:sz w:val="18"/>
          <w:szCs w:val="18"/>
          <w:bdr w:val="none" w:sz="0" w:space="0" w:color="auto" w:frame="1"/>
          <w:shd w:val="clear" w:color="auto" w:fill="F8F8F8"/>
        </w:rPr>
        <w:t>skimage</w:t>
      </w:r>
      <w:proofErr w:type="spellEnd"/>
      <w:r w:rsidRPr="005414E2">
        <w:rPr>
          <w:rFonts w:ascii="&amp;quot" w:hAnsi="&amp;quot" w:cs="宋体"/>
          <w:color w:val="000000"/>
          <w:kern w:val="0"/>
          <w:sz w:val="18"/>
          <w:szCs w:val="18"/>
          <w:bdr w:val="none" w:sz="0" w:space="0" w:color="auto" w:frame="1"/>
          <w:shd w:val="clear" w:color="auto" w:fill="F8F8F8"/>
        </w:rPr>
        <w:t> </w:t>
      </w:r>
      <w:r w:rsidRPr="005414E2">
        <w:rPr>
          <w:rFonts w:ascii="&amp;quot" w:hAnsi="&amp;quot" w:cs="宋体"/>
          <w:b/>
          <w:bCs/>
          <w:color w:val="006699"/>
          <w:kern w:val="0"/>
          <w:sz w:val="18"/>
          <w:szCs w:val="18"/>
          <w:bdr w:val="none" w:sz="0" w:space="0" w:color="auto" w:frame="1"/>
          <w:shd w:val="clear" w:color="auto" w:fill="F8F8F8"/>
        </w:rPr>
        <w:t>import</w:t>
      </w:r>
      <w:r w:rsidRPr="005414E2">
        <w:rPr>
          <w:rFonts w:ascii="&amp;quot" w:hAnsi="&amp;quot" w:cs="宋体"/>
          <w:color w:val="000000"/>
          <w:kern w:val="0"/>
          <w:sz w:val="18"/>
          <w:szCs w:val="18"/>
          <w:bdr w:val="none" w:sz="0" w:space="0" w:color="auto" w:frame="1"/>
          <w:shd w:val="clear" w:color="auto" w:fill="F8F8F8"/>
        </w:rPr>
        <w:t> </w:t>
      </w:r>
      <w:proofErr w:type="gramStart"/>
      <w:r w:rsidRPr="005414E2">
        <w:rPr>
          <w:rFonts w:ascii="&amp;quot" w:hAnsi="&amp;quot" w:cs="宋体"/>
          <w:color w:val="000000"/>
          <w:kern w:val="0"/>
          <w:sz w:val="18"/>
          <w:szCs w:val="18"/>
          <w:bdr w:val="none" w:sz="0" w:space="0" w:color="auto" w:frame="1"/>
          <w:shd w:val="clear" w:color="auto" w:fill="F8F8F8"/>
        </w:rPr>
        <w:t>color </w:t>
      </w:r>
      <w:r w:rsidR="00CF1898">
        <w:rPr>
          <w:rFonts w:ascii="&amp;quot" w:hAnsi="&amp;quot" w:cs="宋体" w:hint="eastAsia"/>
          <w:color w:val="000000"/>
          <w:kern w:val="0"/>
          <w:sz w:val="18"/>
          <w:szCs w:val="18"/>
          <w:bdr w:val="none" w:sz="0" w:space="0" w:color="auto" w:frame="1"/>
          <w:shd w:val="clear" w:color="auto" w:fill="F8F8F8"/>
        </w:rPr>
        <w:t>,</w:t>
      </w:r>
      <w:proofErr w:type="spellStart"/>
      <w:r w:rsidR="00CF1898">
        <w:rPr>
          <w:rFonts w:ascii="&amp;quot" w:hAnsi="&amp;quot" w:cs="宋体"/>
          <w:color w:val="000000"/>
          <w:kern w:val="0"/>
          <w:sz w:val="18"/>
          <w:szCs w:val="18"/>
          <w:bdr w:val="none" w:sz="0" w:space="0" w:color="auto" w:frame="1"/>
          <w:shd w:val="clear" w:color="auto" w:fill="F8F8F8"/>
        </w:rPr>
        <w:t>io</w:t>
      </w:r>
      <w:proofErr w:type="spellEnd"/>
      <w:proofErr w:type="gramEnd"/>
      <w:r w:rsidRPr="005414E2">
        <w:rPr>
          <w:rFonts w:ascii="&amp;quot" w:hAnsi="&amp;quot" w:cs="宋体"/>
          <w:color w:val="000000"/>
          <w:kern w:val="0"/>
          <w:sz w:val="18"/>
          <w:szCs w:val="18"/>
          <w:bdr w:val="none" w:sz="0" w:space="0" w:color="auto" w:frame="1"/>
          <w:shd w:val="clear" w:color="auto" w:fill="F8F8F8"/>
        </w:rPr>
        <w:t> </w:t>
      </w:r>
    </w:p>
    <w:p w:rsidR="005414E2" w:rsidRPr="005414E2" w:rsidRDefault="005414E2" w:rsidP="005414E2">
      <w:pPr>
        <w:widowControl/>
        <w:numPr>
          <w:ilvl w:val="0"/>
          <w:numId w:val="32"/>
        </w:numPr>
        <w:pBdr>
          <w:left w:val="single" w:sz="18" w:space="8" w:color="6CE26C"/>
        </w:pBdr>
        <w:shd w:val="clear" w:color="auto" w:fill="FFFFFF"/>
        <w:spacing w:line="210" w:lineRule="atLeast"/>
        <w:ind w:left="675"/>
        <w:jc w:val="left"/>
        <w:rPr>
          <w:rFonts w:ascii="&amp;quot" w:hAnsi="&amp;quot" w:cs="宋体" w:hint="eastAsia"/>
          <w:color w:val="5C5C5C"/>
          <w:kern w:val="0"/>
          <w:sz w:val="18"/>
          <w:szCs w:val="18"/>
        </w:rPr>
      </w:pPr>
      <w:r w:rsidRPr="005414E2">
        <w:rPr>
          <w:rFonts w:ascii="&amp;quot" w:hAnsi="&amp;quot" w:cs="宋体"/>
          <w:b/>
          <w:bCs/>
          <w:color w:val="006699"/>
          <w:kern w:val="0"/>
          <w:sz w:val="18"/>
          <w:szCs w:val="18"/>
          <w:bdr w:val="none" w:sz="0" w:space="0" w:color="auto" w:frame="1"/>
          <w:shd w:val="clear" w:color="auto" w:fill="FFFFFF"/>
        </w:rPr>
        <w:t>from</w:t>
      </w:r>
      <w:r w:rsidRPr="005414E2">
        <w:rPr>
          <w:rFonts w:ascii="&amp;quot" w:hAnsi="&amp;quot" w:cs="宋体"/>
          <w:color w:val="000000"/>
          <w:kern w:val="0"/>
          <w:sz w:val="18"/>
          <w:szCs w:val="18"/>
          <w:bdr w:val="none" w:sz="0" w:space="0" w:color="auto" w:frame="1"/>
          <w:shd w:val="clear" w:color="auto" w:fill="FFFFFF"/>
        </w:rPr>
        <w:t> </w:t>
      </w:r>
      <w:proofErr w:type="spellStart"/>
      <w:proofErr w:type="gramStart"/>
      <w:r w:rsidRPr="005414E2">
        <w:rPr>
          <w:rFonts w:ascii="&amp;quot" w:hAnsi="&amp;quot" w:cs="宋体"/>
          <w:color w:val="000000"/>
          <w:kern w:val="0"/>
          <w:sz w:val="18"/>
          <w:szCs w:val="18"/>
          <w:bdr w:val="none" w:sz="0" w:space="0" w:color="auto" w:frame="1"/>
          <w:shd w:val="clear" w:color="auto" w:fill="FFFFFF"/>
        </w:rPr>
        <w:t>skimage.feature</w:t>
      </w:r>
      <w:proofErr w:type="spellEnd"/>
      <w:proofErr w:type="gramEnd"/>
      <w:r w:rsidRPr="005414E2">
        <w:rPr>
          <w:rFonts w:ascii="&amp;quot" w:hAnsi="&amp;quot" w:cs="宋体"/>
          <w:color w:val="000000"/>
          <w:kern w:val="0"/>
          <w:sz w:val="18"/>
          <w:szCs w:val="18"/>
          <w:bdr w:val="none" w:sz="0" w:space="0" w:color="auto" w:frame="1"/>
          <w:shd w:val="clear" w:color="auto" w:fill="FFFFFF"/>
        </w:rPr>
        <w:t> </w:t>
      </w:r>
      <w:r w:rsidRPr="005414E2">
        <w:rPr>
          <w:rFonts w:ascii="&amp;quot" w:hAnsi="&amp;quot" w:cs="宋体"/>
          <w:b/>
          <w:bCs/>
          <w:color w:val="006699"/>
          <w:kern w:val="0"/>
          <w:sz w:val="18"/>
          <w:szCs w:val="18"/>
          <w:bdr w:val="none" w:sz="0" w:space="0" w:color="auto" w:frame="1"/>
          <w:shd w:val="clear" w:color="auto" w:fill="FFFFFF"/>
        </w:rPr>
        <w:t>import</w:t>
      </w:r>
      <w:r w:rsidRPr="005414E2">
        <w:rPr>
          <w:rFonts w:ascii="&amp;quot" w:hAnsi="&amp;quot" w:cs="宋体"/>
          <w:color w:val="000000"/>
          <w:kern w:val="0"/>
          <w:sz w:val="18"/>
          <w:szCs w:val="18"/>
          <w:bdr w:val="none" w:sz="0" w:space="0" w:color="auto" w:frame="1"/>
          <w:shd w:val="clear" w:color="auto" w:fill="FFFFFF"/>
        </w:rPr>
        <w:t> hog  </w:t>
      </w:r>
    </w:p>
    <w:p w:rsidR="005414E2" w:rsidRPr="005414E2" w:rsidRDefault="005414E2" w:rsidP="005414E2">
      <w:pPr>
        <w:widowControl/>
        <w:numPr>
          <w:ilvl w:val="0"/>
          <w:numId w:val="32"/>
        </w:numPr>
        <w:pBdr>
          <w:left w:val="single" w:sz="18" w:space="8" w:color="6CE26C"/>
        </w:pBdr>
        <w:shd w:val="clear" w:color="auto" w:fill="F8F8F8"/>
        <w:spacing w:line="210" w:lineRule="atLeast"/>
        <w:ind w:left="675"/>
        <w:jc w:val="left"/>
        <w:rPr>
          <w:rFonts w:ascii="&amp;quot" w:hAnsi="&amp;quot" w:cs="宋体" w:hint="eastAsia"/>
          <w:color w:val="5C5C5C"/>
          <w:kern w:val="0"/>
          <w:sz w:val="18"/>
          <w:szCs w:val="18"/>
        </w:rPr>
      </w:pPr>
      <w:r w:rsidRPr="005414E2">
        <w:rPr>
          <w:rFonts w:ascii="&amp;quot" w:hAnsi="&amp;quot" w:cs="宋体"/>
          <w:b/>
          <w:bCs/>
          <w:color w:val="006699"/>
          <w:kern w:val="0"/>
          <w:sz w:val="18"/>
          <w:szCs w:val="18"/>
          <w:bdr w:val="none" w:sz="0" w:space="0" w:color="auto" w:frame="1"/>
          <w:shd w:val="clear" w:color="auto" w:fill="F8F8F8"/>
        </w:rPr>
        <w:t>from</w:t>
      </w:r>
      <w:r w:rsidRPr="005414E2">
        <w:rPr>
          <w:rFonts w:ascii="&amp;quot" w:hAnsi="&amp;quot" w:cs="宋体"/>
          <w:color w:val="000000"/>
          <w:kern w:val="0"/>
          <w:sz w:val="18"/>
          <w:szCs w:val="18"/>
          <w:bdr w:val="none" w:sz="0" w:space="0" w:color="auto" w:frame="1"/>
          <w:shd w:val="clear" w:color="auto" w:fill="F8F8F8"/>
        </w:rPr>
        <w:t> </w:t>
      </w:r>
      <w:proofErr w:type="spellStart"/>
      <w:r w:rsidRPr="005414E2">
        <w:rPr>
          <w:rFonts w:ascii="&amp;quot" w:hAnsi="&amp;quot" w:cs="宋体"/>
          <w:color w:val="000000"/>
          <w:kern w:val="0"/>
          <w:sz w:val="18"/>
          <w:szCs w:val="18"/>
          <w:bdr w:val="none" w:sz="0" w:space="0" w:color="auto" w:frame="1"/>
          <w:shd w:val="clear" w:color="auto" w:fill="F8F8F8"/>
        </w:rPr>
        <w:t>skimage</w:t>
      </w:r>
      <w:proofErr w:type="spellEnd"/>
      <w:r w:rsidRPr="005414E2">
        <w:rPr>
          <w:rFonts w:ascii="&amp;quot" w:hAnsi="&amp;quot" w:cs="宋体"/>
          <w:color w:val="000000"/>
          <w:kern w:val="0"/>
          <w:sz w:val="18"/>
          <w:szCs w:val="18"/>
          <w:bdr w:val="none" w:sz="0" w:space="0" w:color="auto" w:frame="1"/>
          <w:shd w:val="clear" w:color="auto" w:fill="F8F8F8"/>
        </w:rPr>
        <w:t> </w:t>
      </w:r>
      <w:r w:rsidRPr="005414E2">
        <w:rPr>
          <w:rFonts w:ascii="&amp;quot" w:hAnsi="&amp;quot" w:cs="宋体"/>
          <w:b/>
          <w:bCs/>
          <w:color w:val="006699"/>
          <w:kern w:val="0"/>
          <w:sz w:val="18"/>
          <w:szCs w:val="18"/>
          <w:bdr w:val="none" w:sz="0" w:space="0" w:color="auto" w:frame="1"/>
          <w:shd w:val="clear" w:color="auto" w:fill="F8F8F8"/>
        </w:rPr>
        <w:t>import</w:t>
      </w:r>
      <w:r w:rsidRPr="005414E2">
        <w:rPr>
          <w:rFonts w:ascii="&amp;quot" w:hAnsi="&amp;quot" w:cs="宋体"/>
          <w:color w:val="000000"/>
          <w:kern w:val="0"/>
          <w:sz w:val="18"/>
          <w:szCs w:val="18"/>
          <w:bdr w:val="none" w:sz="0" w:space="0" w:color="auto" w:frame="1"/>
          <w:shd w:val="clear" w:color="auto" w:fill="F8F8F8"/>
        </w:rPr>
        <w:t> data, exposure  </w:t>
      </w:r>
    </w:p>
    <w:p w:rsidR="005414E2" w:rsidRPr="00CF1898" w:rsidRDefault="005414E2" w:rsidP="00CF1898">
      <w:pPr>
        <w:widowControl/>
        <w:numPr>
          <w:ilvl w:val="0"/>
          <w:numId w:val="32"/>
        </w:numPr>
        <w:pBdr>
          <w:left w:val="single" w:sz="18" w:space="8" w:color="6CE26C"/>
        </w:pBdr>
        <w:shd w:val="clear" w:color="auto" w:fill="FFFFFF"/>
        <w:spacing w:line="210" w:lineRule="atLeast"/>
        <w:ind w:left="675"/>
        <w:jc w:val="left"/>
        <w:rPr>
          <w:rFonts w:ascii="&amp;quot" w:hAnsi="&amp;quot" w:cs="宋体" w:hint="eastAsia"/>
          <w:color w:val="5C5C5C"/>
          <w:kern w:val="0"/>
          <w:sz w:val="18"/>
          <w:szCs w:val="18"/>
        </w:rPr>
      </w:pPr>
      <w:r w:rsidRPr="005414E2">
        <w:rPr>
          <w:rFonts w:ascii="&amp;quot" w:hAnsi="&amp;quot" w:cs="宋体"/>
          <w:color w:val="000000"/>
          <w:kern w:val="0"/>
          <w:sz w:val="18"/>
          <w:szCs w:val="18"/>
          <w:bdr w:val="none" w:sz="0" w:space="0" w:color="auto" w:frame="1"/>
          <w:shd w:val="clear" w:color="auto" w:fill="FFFFFF"/>
        </w:rPr>
        <w:t>  </w:t>
      </w:r>
      <w:r w:rsidRPr="00CF1898">
        <w:rPr>
          <w:rFonts w:ascii="&amp;quot" w:hAnsi="&amp;quot" w:cs="宋体"/>
          <w:color w:val="000000"/>
          <w:kern w:val="0"/>
          <w:sz w:val="18"/>
          <w:szCs w:val="18"/>
          <w:bdr w:val="none" w:sz="0" w:space="0" w:color="auto" w:frame="1"/>
          <w:shd w:val="clear" w:color="auto" w:fill="FFFFFF"/>
        </w:rPr>
        <w:t>  </w:t>
      </w:r>
    </w:p>
    <w:p w:rsidR="005414E2" w:rsidRPr="005414E2" w:rsidRDefault="005414E2" w:rsidP="005414E2">
      <w:pPr>
        <w:widowControl/>
        <w:numPr>
          <w:ilvl w:val="0"/>
          <w:numId w:val="32"/>
        </w:numPr>
        <w:pBdr>
          <w:left w:val="single" w:sz="18" w:space="8" w:color="6CE26C"/>
        </w:pBdr>
        <w:shd w:val="clear" w:color="auto" w:fill="F8F8F8"/>
        <w:spacing w:line="210" w:lineRule="atLeast"/>
        <w:ind w:left="675"/>
        <w:jc w:val="left"/>
        <w:rPr>
          <w:rFonts w:ascii="&amp;quot" w:hAnsi="&amp;quot" w:cs="宋体" w:hint="eastAsia"/>
          <w:color w:val="5C5C5C"/>
          <w:kern w:val="0"/>
          <w:sz w:val="18"/>
          <w:szCs w:val="18"/>
        </w:rPr>
      </w:pPr>
      <w:r w:rsidRPr="005414E2">
        <w:rPr>
          <w:rFonts w:ascii="&amp;quot" w:hAnsi="&amp;quot" w:cs="宋体"/>
          <w:color w:val="000000"/>
          <w:kern w:val="0"/>
          <w:sz w:val="18"/>
          <w:szCs w:val="18"/>
          <w:bdr w:val="none" w:sz="0" w:space="0" w:color="auto" w:frame="1"/>
          <w:shd w:val="clear" w:color="auto" w:fill="F8F8F8"/>
        </w:rPr>
        <w:t>image = </w:t>
      </w:r>
      <w:proofErr w:type="spellStart"/>
      <w:proofErr w:type="gramStart"/>
      <w:r w:rsidRPr="005414E2">
        <w:rPr>
          <w:rFonts w:ascii="&amp;quot" w:hAnsi="&amp;quot" w:cs="宋体"/>
          <w:color w:val="000000"/>
          <w:kern w:val="0"/>
          <w:sz w:val="18"/>
          <w:szCs w:val="18"/>
          <w:bdr w:val="none" w:sz="0" w:space="0" w:color="auto" w:frame="1"/>
          <w:shd w:val="clear" w:color="auto" w:fill="F8F8F8"/>
        </w:rPr>
        <w:t>io.imread</w:t>
      </w:r>
      <w:proofErr w:type="spellEnd"/>
      <w:proofErr w:type="gramEnd"/>
      <w:r w:rsidRPr="005414E2">
        <w:rPr>
          <w:rFonts w:ascii="&amp;quot" w:hAnsi="&amp;quot" w:cs="宋体"/>
          <w:color w:val="000000"/>
          <w:kern w:val="0"/>
          <w:sz w:val="18"/>
          <w:szCs w:val="18"/>
          <w:bdr w:val="none" w:sz="0" w:space="0" w:color="auto" w:frame="1"/>
          <w:shd w:val="clear" w:color="auto" w:fill="F8F8F8"/>
        </w:rPr>
        <w:t>(</w:t>
      </w:r>
      <w:r w:rsidRPr="005414E2">
        <w:rPr>
          <w:rFonts w:ascii="&amp;quot" w:hAnsi="&amp;quot" w:cs="宋体"/>
          <w:color w:val="0000FF"/>
          <w:kern w:val="0"/>
          <w:sz w:val="18"/>
          <w:szCs w:val="18"/>
          <w:bdr w:val="none" w:sz="0" w:space="0" w:color="auto" w:frame="1"/>
          <w:shd w:val="clear" w:color="auto" w:fill="F8F8F8"/>
        </w:rPr>
        <w:t>'./li_00.jpg'</w:t>
      </w:r>
      <w:r w:rsidRPr="005414E2">
        <w:rPr>
          <w:rFonts w:ascii="&amp;quot" w:hAnsi="&amp;quot" w:cs="宋体"/>
          <w:color w:val="000000"/>
          <w:kern w:val="0"/>
          <w:sz w:val="18"/>
          <w:szCs w:val="18"/>
          <w:bdr w:val="none" w:sz="0" w:space="0" w:color="auto" w:frame="1"/>
          <w:shd w:val="clear" w:color="auto" w:fill="F8F8F8"/>
        </w:rPr>
        <w:t>)  </w:t>
      </w:r>
    </w:p>
    <w:p w:rsidR="005414E2" w:rsidRPr="005414E2" w:rsidRDefault="005414E2" w:rsidP="005414E2">
      <w:pPr>
        <w:widowControl/>
        <w:numPr>
          <w:ilvl w:val="0"/>
          <w:numId w:val="32"/>
        </w:numPr>
        <w:pBdr>
          <w:left w:val="single" w:sz="18" w:space="8" w:color="6CE26C"/>
        </w:pBdr>
        <w:shd w:val="clear" w:color="auto" w:fill="FFFFFF"/>
        <w:spacing w:line="210" w:lineRule="atLeast"/>
        <w:ind w:left="675"/>
        <w:jc w:val="left"/>
        <w:rPr>
          <w:rFonts w:ascii="&amp;quot" w:hAnsi="&amp;quot" w:cs="宋体" w:hint="eastAsia"/>
          <w:color w:val="5C5C5C"/>
          <w:kern w:val="0"/>
          <w:sz w:val="18"/>
          <w:szCs w:val="18"/>
        </w:rPr>
      </w:pPr>
      <w:r w:rsidRPr="005414E2">
        <w:rPr>
          <w:rFonts w:ascii="&amp;quot" w:hAnsi="&amp;quot" w:cs="宋体"/>
          <w:color w:val="000000"/>
          <w:kern w:val="0"/>
          <w:sz w:val="18"/>
          <w:szCs w:val="18"/>
          <w:bdr w:val="none" w:sz="0" w:space="0" w:color="auto" w:frame="1"/>
          <w:shd w:val="clear" w:color="auto" w:fill="FFFFFF"/>
        </w:rPr>
        <w:t>image = </w:t>
      </w:r>
      <w:proofErr w:type="gramStart"/>
      <w:r w:rsidRPr="005414E2">
        <w:rPr>
          <w:rFonts w:ascii="&amp;quot" w:hAnsi="&amp;quot" w:cs="宋体"/>
          <w:color w:val="000000"/>
          <w:kern w:val="0"/>
          <w:sz w:val="18"/>
          <w:szCs w:val="18"/>
          <w:bdr w:val="none" w:sz="0" w:space="0" w:color="auto" w:frame="1"/>
          <w:shd w:val="clear" w:color="auto" w:fill="FFFFFF"/>
        </w:rPr>
        <w:t>color.rgb</w:t>
      </w:r>
      <w:proofErr w:type="gramEnd"/>
      <w:r w:rsidRPr="005414E2">
        <w:rPr>
          <w:rFonts w:ascii="&amp;quot" w:hAnsi="&amp;quot" w:cs="宋体"/>
          <w:color w:val="000000"/>
          <w:kern w:val="0"/>
          <w:sz w:val="18"/>
          <w:szCs w:val="18"/>
          <w:bdr w:val="none" w:sz="0" w:space="0" w:color="auto" w:frame="1"/>
          <w:shd w:val="clear" w:color="auto" w:fill="FFFFFF"/>
        </w:rPr>
        <w:t>2gray(image)  </w:t>
      </w:r>
    </w:p>
    <w:p w:rsidR="005414E2" w:rsidRPr="005414E2" w:rsidRDefault="005414E2" w:rsidP="005414E2">
      <w:pPr>
        <w:widowControl/>
        <w:numPr>
          <w:ilvl w:val="0"/>
          <w:numId w:val="32"/>
        </w:numPr>
        <w:pBdr>
          <w:left w:val="single" w:sz="18" w:space="8" w:color="6CE26C"/>
        </w:pBdr>
        <w:shd w:val="clear" w:color="auto" w:fill="F8F8F8"/>
        <w:spacing w:line="210" w:lineRule="atLeast"/>
        <w:ind w:left="675"/>
        <w:jc w:val="left"/>
        <w:rPr>
          <w:rFonts w:ascii="&amp;quot" w:hAnsi="&amp;quot" w:cs="宋体" w:hint="eastAsia"/>
          <w:color w:val="5C5C5C"/>
          <w:kern w:val="0"/>
          <w:sz w:val="18"/>
          <w:szCs w:val="18"/>
        </w:rPr>
      </w:pPr>
      <w:r w:rsidRPr="005414E2">
        <w:rPr>
          <w:rFonts w:ascii="&amp;quot" w:hAnsi="&amp;quot" w:cs="宋体"/>
          <w:color w:val="000000"/>
          <w:kern w:val="0"/>
          <w:sz w:val="18"/>
          <w:szCs w:val="18"/>
          <w:bdr w:val="none" w:sz="0" w:space="0" w:color="auto" w:frame="1"/>
          <w:shd w:val="clear" w:color="auto" w:fill="F8F8F8"/>
        </w:rPr>
        <w:t>  </w:t>
      </w:r>
    </w:p>
    <w:p w:rsidR="005414E2" w:rsidRPr="005414E2" w:rsidRDefault="005414E2" w:rsidP="005414E2">
      <w:pPr>
        <w:widowControl/>
        <w:numPr>
          <w:ilvl w:val="0"/>
          <w:numId w:val="32"/>
        </w:numPr>
        <w:pBdr>
          <w:left w:val="single" w:sz="18" w:space="8" w:color="6CE26C"/>
        </w:pBdr>
        <w:shd w:val="clear" w:color="auto" w:fill="FFFFFF"/>
        <w:spacing w:line="210" w:lineRule="atLeast"/>
        <w:ind w:left="675"/>
        <w:jc w:val="left"/>
        <w:rPr>
          <w:rFonts w:ascii="&amp;quot" w:hAnsi="&amp;quot" w:cs="宋体" w:hint="eastAsia"/>
          <w:color w:val="5C5C5C"/>
          <w:kern w:val="0"/>
          <w:sz w:val="18"/>
          <w:szCs w:val="18"/>
        </w:rPr>
      </w:pPr>
      <w:proofErr w:type="gramStart"/>
      <w:r w:rsidRPr="005414E2">
        <w:rPr>
          <w:rFonts w:ascii="&amp;quot" w:hAnsi="&amp;quot" w:cs="宋体"/>
          <w:b/>
          <w:bCs/>
          <w:color w:val="006699"/>
          <w:kern w:val="0"/>
          <w:sz w:val="18"/>
          <w:szCs w:val="18"/>
          <w:bdr w:val="none" w:sz="0" w:space="0" w:color="auto" w:frame="1"/>
          <w:shd w:val="clear" w:color="auto" w:fill="FFFFFF"/>
        </w:rPr>
        <w:t>print</w:t>
      </w:r>
      <w:r w:rsidRPr="005414E2">
        <w:rPr>
          <w:rFonts w:ascii="&amp;quot" w:hAnsi="&amp;quot" w:cs="宋体"/>
          <w:color w:val="000000"/>
          <w:kern w:val="0"/>
          <w:sz w:val="18"/>
          <w:szCs w:val="18"/>
          <w:bdr w:val="none" w:sz="0" w:space="0" w:color="auto" w:frame="1"/>
          <w:shd w:val="clear" w:color="auto" w:fill="FFFFFF"/>
        </w:rPr>
        <w:t>(</w:t>
      </w:r>
      <w:proofErr w:type="gramEnd"/>
      <w:r w:rsidRPr="005414E2">
        <w:rPr>
          <w:rFonts w:ascii="&amp;quot" w:hAnsi="&amp;quot" w:cs="宋体"/>
          <w:color w:val="0000FF"/>
          <w:kern w:val="0"/>
          <w:sz w:val="18"/>
          <w:szCs w:val="18"/>
          <w:bdr w:val="none" w:sz="0" w:space="0" w:color="auto" w:frame="1"/>
          <w:shd w:val="clear" w:color="auto" w:fill="FFFFFF"/>
        </w:rPr>
        <w:t>"type of image is:{}"</w:t>
      </w:r>
      <w:r w:rsidRPr="005414E2">
        <w:rPr>
          <w:rFonts w:ascii="&amp;quot" w:hAnsi="&amp;quot" w:cs="宋体"/>
          <w:color w:val="000000"/>
          <w:kern w:val="0"/>
          <w:sz w:val="18"/>
          <w:szCs w:val="18"/>
          <w:bdr w:val="none" w:sz="0" w:space="0" w:color="auto" w:frame="1"/>
          <w:shd w:val="clear" w:color="auto" w:fill="FFFFFF"/>
        </w:rPr>
        <w:t>.format(type(image)))  </w:t>
      </w:r>
    </w:p>
    <w:p w:rsidR="005414E2" w:rsidRPr="005414E2" w:rsidRDefault="005414E2" w:rsidP="005414E2">
      <w:pPr>
        <w:widowControl/>
        <w:numPr>
          <w:ilvl w:val="0"/>
          <w:numId w:val="32"/>
        </w:numPr>
        <w:pBdr>
          <w:left w:val="single" w:sz="18" w:space="8" w:color="6CE26C"/>
        </w:pBdr>
        <w:shd w:val="clear" w:color="auto" w:fill="F8F8F8"/>
        <w:spacing w:line="210" w:lineRule="atLeast"/>
        <w:ind w:left="675"/>
        <w:jc w:val="left"/>
        <w:rPr>
          <w:rFonts w:ascii="&amp;quot" w:hAnsi="&amp;quot" w:cs="宋体" w:hint="eastAsia"/>
          <w:color w:val="5C5C5C"/>
          <w:kern w:val="0"/>
          <w:sz w:val="18"/>
          <w:szCs w:val="18"/>
        </w:rPr>
      </w:pPr>
      <w:proofErr w:type="gramStart"/>
      <w:r w:rsidRPr="005414E2">
        <w:rPr>
          <w:rFonts w:ascii="&amp;quot" w:hAnsi="&amp;quot" w:cs="宋体"/>
          <w:b/>
          <w:bCs/>
          <w:color w:val="006699"/>
          <w:kern w:val="0"/>
          <w:sz w:val="18"/>
          <w:szCs w:val="18"/>
          <w:bdr w:val="none" w:sz="0" w:space="0" w:color="auto" w:frame="1"/>
          <w:shd w:val="clear" w:color="auto" w:fill="F8F8F8"/>
        </w:rPr>
        <w:t>print</w:t>
      </w:r>
      <w:r w:rsidRPr="005414E2">
        <w:rPr>
          <w:rFonts w:ascii="&amp;quot" w:hAnsi="&amp;quot" w:cs="宋体"/>
          <w:color w:val="000000"/>
          <w:kern w:val="0"/>
          <w:sz w:val="18"/>
          <w:szCs w:val="18"/>
          <w:bdr w:val="none" w:sz="0" w:space="0" w:color="auto" w:frame="1"/>
          <w:shd w:val="clear" w:color="auto" w:fill="F8F8F8"/>
        </w:rPr>
        <w:t>(</w:t>
      </w:r>
      <w:proofErr w:type="gramEnd"/>
      <w:r w:rsidRPr="005414E2">
        <w:rPr>
          <w:rFonts w:ascii="&amp;quot" w:hAnsi="&amp;quot" w:cs="宋体"/>
          <w:color w:val="0000FF"/>
          <w:kern w:val="0"/>
          <w:sz w:val="18"/>
          <w:szCs w:val="18"/>
          <w:bdr w:val="none" w:sz="0" w:space="0" w:color="auto" w:frame="1"/>
          <w:shd w:val="clear" w:color="auto" w:fill="F8F8F8"/>
        </w:rPr>
        <w:t>"image is:{}"</w:t>
      </w:r>
      <w:r w:rsidRPr="005414E2">
        <w:rPr>
          <w:rFonts w:ascii="&amp;quot" w:hAnsi="&amp;quot" w:cs="宋体"/>
          <w:color w:val="000000"/>
          <w:kern w:val="0"/>
          <w:sz w:val="18"/>
          <w:szCs w:val="18"/>
          <w:bdr w:val="none" w:sz="0" w:space="0" w:color="auto" w:frame="1"/>
          <w:shd w:val="clear" w:color="auto" w:fill="F8F8F8"/>
        </w:rPr>
        <w:t>.format(image))  </w:t>
      </w:r>
    </w:p>
    <w:p w:rsidR="005414E2" w:rsidRPr="005414E2" w:rsidRDefault="005414E2" w:rsidP="005414E2">
      <w:pPr>
        <w:widowControl/>
        <w:numPr>
          <w:ilvl w:val="0"/>
          <w:numId w:val="32"/>
        </w:numPr>
        <w:pBdr>
          <w:left w:val="single" w:sz="18" w:space="8" w:color="6CE26C"/>
        </w:pBdr>
        <w:shd w:val="clear" w:color="auto" w:fill="FFFFFF"/>
        <w:spacing w:line="210" w:lineRule="atLeast"/>
        <w:ind w:left="675"/>
        <w:jc w:val="left"/>
        <w:rPr>
          <w:rFonts w:ascii="&amp;quot" w:hAnsi="&amp;quot" w:cs="宋体" w:hint="eastAsia"/>
          <w:color w:val="5C5C5C"/>
          <w:kern w:val="0"/>
          <w:sz w:val="18"/>
          <w:szCs w:val="18"/>
        </w:rPr>
      </w:pPr>
      <w:proofErr w:type="gramStart"/>
      <w:r w:rsidRPr="005414E2">
        <w:rPr>
          <w:rFonts w:ascii="&amp;quot" w:hAnsi="&amp;quot" w:cs="宋体"/>
          <w:b/>
          <w:bCs/>
          <w:color w:val="006699"/>
          <w:kern w:val="0"/>
          <w:sz w:val="18"/>
          <w:szCs w:val="18"/>
          <w:bdr w:val="none" w:sz="0" w:space="0" w:color="auto" w:frame="1"/>
          <w:shd w:val="clear" w:color="auto" w:fill="FFFFFF"/>
        </w:rPr>
        <w:t>print</w:t>
      </w:r>
      <w:r w:rsidRPr="005414E2">
        <w:rPr>
          <w:rFonts w:ascii="&amp;quot" w:hAnsi="&amp;quot" w:cs="宋体"/>
          <w:color w:val="000000"/>
          <w:kern w:val="0"/>
          <w:sz w:val="18"/>
          <w:szCs w:val="18"/>
          <w:bdr w:val="none" w:sz="0" w:space="0" w:color="auto" w:frame="1"/>
          <w:shd w:val="clear" w:color="auto" w:fill="FFFFFF"/>
        </w:rPr>
        <w:t>(</w:t>
      </w:r>
      <w:proofErr w:type="gramEnd"/>
      <w:r w:rsidRPr="005414E2">
        <w:rPr>
          <w:rFonts w:ascii="&amp;quot" w:hAnsi="&amp;quot" w:cs="宋体"/>
          <w:color w:val="0000FF"/>
          <w:kern w:val="0"/>
          <w:sz w:val="18"/>
          <w:szCs w:val="18"/>
          <w:bdr w:val="none" w:sz="0" w:space="0" w:color="auto" w:frame="1"/>
          <w:shd w:val="clear" w:color="auto" w:fill="FFFFFF"/>
        </w:rPr>
        <w:t>"no. of columns of image is:{}"</w:t>
      </w:r>
      <w:r w:rsidRPr="005414E2">
        <w:rPr>
          <w:rFonts w:ascii="&amp;quot" w:hAnsi="&amp;quot" w:cs="宋体"/>
          <w:color w:val="000000"/>
          <w:kern w:val="0"/>
          <w:sz w:val="18"/>
          <w:szCs w:val="18"/>
          <w:bdr w:val="none" w:sz="0" w:space="0" w:color="auto" w:frame="1"/>
          <w:shd w:val="clear" w:color="auto" w:fill="FFFFFF"/>
        </w:rPr>
        <w:t>.format(</w:t>
      </w:r>
      <w:proofErr w:type="spellStart"/>
      <w:r w:rsidRPr="005414E2">
        <w:rPr>
          <w:rFonts w:ascii="&amp;quot" w:hAnsi="&amp;quot" w:cs="宋体"/>
          <w:color w:val="000000"/>
          <w:kern w:val="0"/>
          <w:sz w:val="18"/>
          <w:szCs w:val="18"/>
          <w:bdr w:val="none" w:sz="0" w:space="0" w:color="auto" w:frame="1"/>
          <w:shd w:val="clear" w:color="auto" w:fill="FFFFFF"/>
        </w:rPr>
        <w:t>len</w:t>
      </w:r>
      <w:proofErr w:type="spellEnd"/>
      <w:r w:rsidRPr="005414E2">
        <w:rPr>
          <w:rFonts w:ascii="&amp;quot" w:hAnsi="&amp;quot" w:cs="宋体"/>
          <w:color w:val="000000"/>
          <w:kern w:val="0"/>
          <w:sz w:val="18"/>
          <w:szCs w:val="18"/>
          <w:bdr w:val="none" w:sz="0" w:space="0" w:color="auto" w:frame="1"/>
          <w:shd w:val="clear" w:color="auto" w:fill="FFFFFF"/>
        </w:rPr>
        <w:t>(image[0])))  </w:t>
      </w:r>
    </w:p>
    <w:p w:rsidR="005414E2" w:rsidRPr="005414E2" w:rsidRDefault="005414E2" w:rsidP="005414E2">
      <w:pPr>
        <w:widowControl/>
        <w:numPr>
          <w:ilvl w:val="0"/>
          <w:numId w:val="32"/>
        </w:numPr>
        <w:pBdr>
          <w:left w:val="single" w:sz="18" w:space="8" w:color="6CE26C"/>
        </w:pBdr>
        <w:shd w:val="clear" w:color="auto" w:fill="F8F8F8"/>
        <w:spacing w:line="210" w:lineRule="atLeast"/>
        <w:ind w:left="675"/>
        <w:jc w:val="left"/>
        <w:rPr>
          <w:rFonts w:ascii="&amp;quot" w:hAnsi="&amp;quot" w:cs="宋体" w:hint="eastAsia"/>
          <w:color w:val="5C5C5C"/>
          <w:kern w:val="0"/>
          <w:sz w:val="18"/>
          <w:szCs w:val="18"/>
        </w:rPr>
      </w:pPr>
      <w:proofErr w:type="gramStart"/>
      <w:r w:rsidRPr="005414E2">
        <w:rPr>
          <w:rFonts w:ascii="&amp;quot" w:hAnsi="&amp;quot" w:cs="宋体"/>
          <w:b/>
          <w:bCs/>
          <w:color w:val="006699"/>
          <w:kern w:val="0"/>
          <w:sz w:val="18"/>
          <w:szCs w:val="18"/>
          <w:bdr w:val="none" w:sz="0" w:space="0" w:color="auto" w:frame="1"/>
          <w:shd w:val="clear" w:color="auto" w:fill="F8F8F8"/>
        </w:rPr>
        <w:t>print</w:t>
      </w:r>
      <w:r w:rsidRPr="005414E2">
        <w:rPr>
          <w:rFonts w:ascii="&amp;quot" w:hAnsi="&amp;quot" w:cs="宋体"/>
          <w:color w:val="000000"/>
          <w:kern w:val="0"/>
          <w:sz w:val="18"/>
          <w:szCs w:val="18"/>
          <w:bdr w:val="none" w:sz="0" w:space="0" w:color="auto" w:frame="1"/>
          <w:shd w:val="clear" w:color="auto" w:fill="F8F8F8"/>
        </w:rPr>
        <w:t>(</w:t>
      </w:r>
      <w:proofErr w:type="gramEnd"/>
      <w:r w:rsidRPr="005414E2">
        <w:rPr>
          <w:rFonts w:ascii="&amp;quot" w:hAnsi="&amp;quot" w:cs="宋体"/>
          <w:color w:val="0000FF"/>
          <w:kern w:val="0"/>
          <w:sz w:val="18"/>
          <w:szCs w:val="18"/>
          <w:bdr w:val="none" w:sz="0" w:space="0" w:color="auto" w:frame="1"/>
          <w:shd w:val="clear" w:color="auto" w:fill="F8F8F8"/>
        </w:rPr>
        <w:t>"no. of rows of image is:{}"</w:t>
      </w:r>
      <w:r w:rsidRPr="005414E2">
        <w:rPr>
          <w:rFonts w:ascii="&amp;quot" w:hAnsi="&amp;quot" w:cs="宋体"/>
          <w:color w:val="000000"/>
          <w:kern w:val="0"/>
          <w:sz w:val="18"/>
          <w:szCs w:val="18"/>
          <w:bdr w:val="none" w:sz="0" w:space="0" w:color="auto" w:frame="1"/>
          <w:shd w:val="clear" w:color="auto" w:fill="F8F8F8"/>
        </w:rPr>
        <w:t>.format(</w:t>
      </w:r>
      <w:proofErr w:type="spellStart"/>
      <w:r w:rsidRPr="005414E2">
        <w:rPr>
          <w:rFonts w:ascii="&amp;quot" w:hAnsi="&amp;quot" w:cs="宋体"/>
          <w:color w:val="000000"/>
          <w:kern w:val="0"/>
          <w:sz w:val="18"/>
          <w:szCs w:val="18"/>
          <w:bdr w:val="none" w:sz="0" w:space="0" w:color="auto" w:frame="1"/>
          <w:shd w:val="clear" w:color="auto" w:fill="F8F8F8"/>
        </w:rPr>
        <w:t>len</w:t>
      </w:r>
      <w:proofErr w:type="spellEnd"/>
      <w:r w:rsidRPr="005414E2">
        <w:rPr>
          <w:rFonts w:ascii="&amp;quot" w:hAnsi="&amp;quot" w:cs="宋体"/>
          <w:color w:val="000000"/>
          <w:kern w:val="0"/>
          <w:sz w:val="18"/>
          <w:szCs w:val="18"/>
          <w:bdr w:val="none" w:sz="0" w:space="0" w:color="auto" w:frame="1"/>
          <w:shd w:val="clear" w:color="auto" w:fill="F8F8F8"/>
        </w:rPr>
        <w:t>(image)))  </w:t>
      </w:r>
    </w:p>
    <w:p w:rsidR="005414E2" w:rsidRPr="005414E2" w:rsidRDefault="005414E2" w:rsidP="005414E2">
      <w:pPr>
        <w:widowControl/>
        <w:numPr>
          <w:ilvl w:val="0"/>
          <w:numId w:val="32"/>
        </w:numPr>
        <w:pBdr>
          <w:left w:val="single" w:sz="18" w:space="8" w:color="6CE26C"/>
        </w:pBdr>
        <w:shd w:val="clear" w:color="auto" w:fill="FFFFFF"/>
        <w:spacing w:line="210" w:lineRule="atLeast"/>
        <w:ind w:left="675"/>
        <w:jc w:val="left"/>
        <w:rPr>
          <w:rFonts w:ascii="&amp;quot" w:hAnsi="&amp;quot" w:cs="宋体" w:hint="eastAsia"/>
          <w:color w:val="5C5C5C"/>
          <w:kern w:val="0"/>
          <w:sz w:val="18"/>
          <w:szCs w:val="18"/>
        </w:rPr>
      </w:pPr>
      <w:r w:rsidRPr="005414E2">
        <w:rPr>
          <w:rFonts w:ascii="&amp;quot" w:hAnsi="&amp;quot" w:cs="宋体"/>
          <w:color w:val="000000"/>
          <w:kern w:val="0"/>
          <w:sz w:val="18"/>
          <w:szCs w:val="18"/>
          <w:bdr w:val="none" w:sz="0" w:space="0" w:color="auto" w:frame="1"/>
          <w:shd w:val="clear" w:color="auto" w:fill="FFFFFF"/>
        </w:rPr>
        <w:t>  </w:t>
      </w:r>
    </w:p>
    <w:p w:rsidR="005414E2" w:rsidRPr="005414E2" w:rsidRDefault="008E3FCF" w:rsidP="005414E2">
      <w:pPr>
        <w:widowControl/>
        <w:numPr>
          <w:ilvl w:val="0"/>
          <w:numId w:val="32"/>
        </w:numPr>
        <w:pBdr>
          <w:left w:val="single" w:sz="18" w:space="8" w:color="6CE26C"/>
        </w:pBdr>
        <w:shd w:val="clear" w:color="auto" w:fill="F8F8F8"/>
        <w:spacing w:line="210" w:lineRule="atLeast"/>
        <w:ind w:left="675"/>
        <w:jc w:val="left"/>
        <w:rPr>
          <w:rFonts w:ascii="&amp;quot" w:hAnsi="&amp;quot" w:cs="宋体" w:hint="eastAsia"/>
          <w:color w:val="5C5C5C"/>
          <w:kern w:val="0"/>
          <w:sz w:val="18"/>
          <w:szCs w:val="18"/>
        </w:rPr>
      </w:pPr>
      <w:r>
        <w:rPr>
          <w:rFonts w:ascii="&amp;quot" w:hAnsi="&amp;quot" w:cs="宋体"/>
          <w:color w:val="000000"/>
          <w:kern w:val="0"/>
          <w:sz w:val="18"/>
          <w:szCs w:val="18"/>
          <w:bdr w:val="none" w:sz="0" w:space="0" w:color="auto" w:frame="1"/>
          <w:shd w:val="clear" w:color="auto" w:fill="F8F8F8"/>
        </w:rPr>
        <w:t>array</w:t>
      </w:r>
      <w:r w:rsidR="005414E2" w:rsidRPr="005414E2">
        <w:rPr>
          <w:rFonts w:ascii="&amp;quot" w:hAnsi="&amp;quot" w:cs="宋体"/>
          <w:color w:val="000000"/>
          <w:kern w:val="0"/>
          <w:sz w:val="18"/>
          <w:szCs w:val="18"/>
          <w:bdr w:val="none" w:sz="0" w:space="0" w:color="auto" w:frame="1"/>
          <w:shd w:val="clear" w:color="auto" w:fill="F8F8F8"/>
        </w:rPr>
        <w:t>, </w:t>
      </w:r>
      <w:proofErr w:type="spellStart"/>
      <w:r w:rsidR="005414E2" w:rsidRPr="005414E2">
        <w:rPr>
          <w:rFonts w:ascii="&amp;quot" w:hAnsi="&amp;quot" w:cs="宋体"/>
          <w:color w:val="000000"/>
          <w:kern w:val="0"/>
          <w:sz w:val="18"/>
          <w:szCs w:val="18"/>
          <w:bdr w:val="none" w:sz="0" w:space="0" w:color="auto" w:frame="1"/>
          <w:shd w:val="clear" w:color="auto" w:fill="F8F8F8"/>
        </w:rPr>
        <w:t>hog_image</w:t>
      </w:r>
      <w:proofErr w:type="spellEnd"/>
      <w:r w:rsidR="005414E2" w:rsidRPr="005414E2">
        <w:rPr>
          <w:rFonts w:ascii="&amp;quot" w:hAnsi="&amp;quot" w:cs="宋体"/>
          <w:color w:val="000000"/>
          <w:kern w:val="0"/>
          <w:sz w:val="18"/>
          <w:szCs w:val="18"/>
          <w:bdr w:val="none" w:sz="0" w:space="0" w:color="auto" w:frame="1"/>
          <w:shd w:val="clear" w:color="auto" w:fill="F8F8F8"/>
        </w:rPr>
        <w:t> = </w:t>
      </w:r>
      <w:proofErr w:type="gramStart"/>
      <w:r w:rsidR="005414E2" w:rsidRPr="005414E2">
        <w:rPr>
          <w:rFonts w:ascii="&amp;quot" w:hAnsi="&amp;quot" w:cs="宋体"/>
          <w:color w:val="000000"/>
          <w:kern w:val="0"/>
          <w:sz w:val="18"/>
          <w:szCs w:val="18"/>
          <w:bdr w:val="none" w:sz="0" w:space="0" w:color="auto" w:frame="1"/>
          <w:shd w:val="clear" w:color="auto" w:fill="F8F8F8"/>
        </w:rPr>
        <w:t>hog(</w:t>
      </w:r>
      <w:proofErr w:type="gramEnd"/>
      <w:r w:rsidR="005414E2" w:rsidRPr="005414E2">
        <w:rPr>
          <w:rFonts w:ascii="&amp;quot" w:hAnsi="&amp;quot" w:cs="宋体"/>
          <w:color w:val="000000"/>
          <w:kern w:val="0"/>
          <w:sz w:val="18"/>
          <w:szCs w:val="18"/>
          <w:bdr w:val="none" w:sz="0" w:space="0" w:color="auto" w:frame="1"/>
          <w:shd w:val="clear" w:color="auto" w:fill="F8F8F8"/>
        </w:rPr>
        <w:t>image, orientations=</w:t>
      </w:r>
      <w:r w:rsidR="00CC44B8">
        <w:rPr>
          <w:rFonts w:ascii="&amp;quot" w:hAnsi="&amp;quot" w:cs="宋体"/>
          <w:color w:val="000000"/>
          <w:kern w:val="0"/>
          <w:sz w:val="18"/>
          <w:szCs w:val="18"/>
          <w:bdr w:val="none" w:sz="0" w:space="0" w:color="auto" w:frame="1"/>
          <w:shd w:val="clear" w:color="auto" w:fill="F8F8F8"/>
        </w:rPr>
        <w:t>9</w:t>
      </w:r>
      <w:r w:rsidR="005414E2" w:rsidRPr="005414E2">
        <w:rPr>
          <w:rFonts w:ascii="&amp;quot" w:hAnsi="&amp;quot" w:cs="宋体"/>
          <w:color w:val="000000"/>
          <w:kern w:val="0"/>
          <w:sz w:val="18"/>
          <w:szCs w:val="18"/>
          <w:bdr w:val="none" w:sz="0" w:space="0" w:color="auto" w:frame="1"/>
          <w:shd w:val="clear" w:color="auto" w:fill="F8F8F8"/>
        </w:rPr>
        <w:t>, </w:t>
      </w:r>
      <w:proofErr w:type="spellStart"/>
      <w:r w:rsidR="005414E2" w:rsidRPr="005414E2">
        <w:rPr>
          <w:rFonts w:ascii="&amp;quot" w:hAnsi="&amp;quot" w:cs="宋体"/>
          <w:color w:val="000000"/>
          <w:kern w:val="0"/>
          <w:sz w:val="18"/>
          <w:szCs w:val="18"/>
          <w:bdr w:val="none" w:sz="0" w:space="0" w:color="auto" w:frame="1"/>
          <w:shd w:val="clear" w:color="auto" w:fill="F8F8F8"/>
        </w:rPr>
        <w:t>pixels_per_cell</w:t>
      </w:r>
      <w:proofErr w:type="spellEnd"/>
      <w:r w:rsidR="005414E2" w:rsidRPr="005414E2">
        <w:rPr>
          <w:rFonts w:ascii="&amp;quot" w:hAnsi="&amp;quot" w:cs="宋体"/>
          <w:color w:val="000000"/>
          <w:kern w:val="0"/>
          <w:sz w:val="18"/>
          <w:szCs w:val="18"/>
          <w:bdr w:val="none" w:sz="0" w:space="0" w:color="auto" w:frame="1"/>
          <w:shd w:val="clear" w:color="auto" w:fill="F8F8F8"/>
        </w:rPr>
        <w:t>=(8, 8),  </w:t>
      </w:r>
    </w:p>
    <w:p w:rsidR="005414E2" w:rsidRPr="005414E2" w:rsidRDefault="005414E2" w:rsidP="005414E2">
      <w:pPr>
        <w:widowControl/>
        <w:numPr>
          <w:ilvl w:val="0"/>
          <w:numId w:val="32"/>
        </w:numPr>
        <w:pBdr>
          <w:left w:val="single" w:sz="18" w:space="8" w:color="6CE26C"/>
        </w:pBdr>
        <w:shd w:val="clear" w:color="auto" w:fill="FFFFFF"/>
        <w:spacing w:line="210" w:lineRule="atLeast"/>
        <w:ind w:left="675"/>
        <w:jc w:val="left"/>
        <w:rPr>
          <w:rFonts w:ascii="&amp;quot" w:hAnsi="&amp;quot" w:cs="宋体" w:hint="eastAsia"/>
          <w:color w:val="5C5C5C"/>
          <w:kern w:val="0"/>
          <w:sz w:val="18"/>
          <w:szCs w:val="18"/>
        </w:rPr>
      </w:pPr>
      <w:r w:rsidRPr="005414E2">
        <w:rPr>
          <w:rFonts w:ascii="&amp;quot" w:hAnsi="&amp;quot" w:cs="宋体"/>
          <w:color w:val="000000"/>
          <w:kern w:val="0"/>
          <w:sz w:val="18"/>
          <w:szCs w:val="18"/>
          <w:bdr w:val="none" w:sz="0" w:space="0" w:color="auto" w:frame="1"/>
          <w:shd w:val="clear" w:color="auto" w:fill="FFFFFF"/>
        </w:rPr>
        <w:t>                </w:t>
      </w:r>
      <w:proofErr w:type="spellStart"/>
      <w:r w:rsidRPr="005414E2">
        <w:rPr>
          <w:rFonts w:ascii="&amp;quot" w:hAnsi="&amp;quot" w:cs="宋体"/>
          <w:color w:val="000000"/>
          <w:kern w:val="0"/>
          <w:sz w:val="18"/>
          <w:szCs w:val="18"/>
          <w:bdr w:val="none" w:sz="0" w:space="0" w:color="auto" w:frame="1"/>
          <w:shd w:val="clear" w:color="auto" w:fill="FFFFFF"/>
        </w:rPr>
        <w:t>cells_per_block</w:t>
      </w:r>
      <w:proofErr w:type="spellEnd"/>
      <w:proofErr w:type="gramStart"/>
      <w:r w:rsidRPr="005414E2">
        <w:rPr>
          <w:rFonts w:ascii="&amp;quot" w:hAnsi="&amp;quot" w:cs="宋体"/>
          <w:color w:val="000000"/>
          <w:kern w:val="0"/>
          <w:sz w:val="18"/>
          <w:szCs w:val="18"/>
          <w:bdr w:val="none" w:sz="0" w:space="0" w:color="auto" w:frame="1"/>
          <w:shd w:val="clear" w:color="auto" w:fill="FFFFFF"/>
        </w:rPr>
        <w:t>=(</w:t>
      </w:r>
      <w:proofErr w:type="gramEnd"/>
      <w:r w:rsidRPr="005414E2">
        <w:rPr>
          <w:rFonts w:ascii="&amp;quot" w:hAnsi="&amp;quot" w:cs="宋体"/>
          <w:color w:val="000000"/>
          <w:kern w:val="0"/>
          <w:sz w:val="18"/>
          <w:szCs w:val="18"/>
          <w:bdr w:val="none" w:sz="0" w:space="0" w:color="auto" w:frame="1"/>
          <w:shd w:val="clear" w:color="auto" w:fill="FFFFFF"/>
        </w:rPr>
        <w:t>1, 1), </w:t>
      </w:r>
      <w:proofErr w:type="spellStart"/>
      <w:r w:rsidRPr="005414E2">
        <w:rPr>
          <w:rFonts w:ascii="&amp;quot" w:hAnsi="&amp;quot" w:cs="宋体"/>
          <w:color w:val="000000"/>
          <w:kern w:val="0"/>
          <w:sz w:val="18"/>
          <w:szCs w:val="18"/>
          <w:bdr w:val="none" w:sz="0" w:space="0" w:color="auto" w:frame="1"/>
          <w:shd w:val="clear" w:color="auto" w:fill="FFFFFF"/>
        </w:rPr>
        <w:t>visualise</w:t>
      </w:r>
      <w:proofErr w:type="spellEnd"/>
      <w:r w:rsidRPr="005414E2">
        <w:rPr>
          <w:rFonts w:ascii="&amp;quot" w:hAnsi="&amp;quot" w:cs="宋体"/>
          <w:color w:val="000000"/>
          <w:kern w:val="0"/>
          <w:sz w:val="18"/>
          <w:szCs w:val="18"/>
          <w:bdr w:val="none" w:sz="0" w:space="0" w:color="auto" w:frame="1"/>
          <w:shd w:val="clear" w:color="auto" w:fill="FFFFFF"/>
        </w:rPr>
        <w:t>=True)  </w:t>
      </w:r>
    </w:p>
    <w:p w:rsidR="005414E2" w:rsidRPr="005414E2" w:rsidRDefault="005414E2" w:rsidP="005414E2">
      <w:pPr>
        <w:widowControl/>
        <w:numPr>
          <w:ilvl w:val="0"/>
          <w:numId w:val="32"/>
        </w:numPr>
        <w:pBdr>
          <w:left w:val="single" w:sz="18" w:space="8" w:color="6CE26C"/>
        </w:pBdr>
        <w:shd w:val="clear" w:color="auto" w:fill="F8F8F8"/>
        <w:spacing w:line="210" w:lineRule="atLeast"/>
        <w:ind w:left="675"/>
        <w:jc w:val="left"/>
        <w:rPr>
          <w:rFonts w:ascii="&amp;quot" w:hAnsi="&amp;quot" w:cs="宋体" w:hint="eastAsia"/>
          <w:color w:val="5C5C5C"/>
          <w:kern w:val="0"/>
          <w:sz w:val="18"/>
          <w:szCs w:val="18"/>
        </w:rPr>
      </w:pPr>
      <w:r w:rsidRPr="005414E2">
        <w:rPr>
          <w:rFonts w:ascii="&amp;quot" w:hAnsi="&amp;quot" w:cs="宋体"/>
          <w:color w:val="000000"/>
          <w:kern w:val="0"/>
          <w:sz w:val="18"/>
          <w:szCs w:val="18"/>
          <w:bdr w:val="none" w:sz="0" w:space="0" w:color="auto" w:frame="1"/>
          <w:shd w:val="clear" w:color="auto" w:fill="F8F8F8"/>
        </w:rPr>
        <w:t>  </w:t>
      </w:r>
    </w:p>
    <w:p w:rsidR="005414E2" w:rsidRPr="005414E2" w:rsidRDefault="005414E2" w:rsidP="005414E2">
      <w:pPr>
        <w:widowControl/>
        <w:numPr>
          <w:ilvl w:val="0"/>
          <w:numId w:val="32"/>
        </w:numPr>
        <w:pBdr>
          <w:left w:val="single" w:sz="18" w:space="8" w:color="6CE26C"/>
        </w:pBdr>
        <w:shd w:val="clear" w:color="auto" w:fill="FFFFFF"/>
        <w:spacing w:line="210" w:lineRule="atLeast"/>
        <w:ind w:left="675"/>
        <w:jc w:val="left"/>
        <w:rPr>
          <w:rFonts w:ascii="&amp;quot" w:hAnsi="&amp;quot" w:cs="宋体" w:hint="eastAsia"/>
          <w:color w:val="5C5C5C"/>
          <w:kern w:val="0"/>
          <w:sz w:val="18"/>
          <w:szCs w:val="18"/>
        </w:rPr>
      </w:pPr>
      <w:r w:rsidRPr="005414E2">
        <w:rPr>
          <w:rFonts w:ascii="&amp;quot" w:hAnsi="&amp;quot" w:cs="宋体"/>
          <w:color w:val="000000"/>
          <w:kern w:val="0"/>
          <w:sz w:val="18"/>
          <w:szCs w:val="18"/>
          <w:bdr w:val="none" w:sz="0" w:space="0" w:color="auto" w:frame="1"/>
          <w:shd w:val="clear" w:color="auto" w:fill="FFFFFF"/>
        </w:rPr>
        <w:t>fig, (ax1, ax2) = </w:t>
      </w:r>
      <w:proofErr w:type="gramStart"/>
      <w:r w:rsidRPr="005414E2">
        <w:rPr>
          <w:rFonts w:ascii="&amp;quot" w:hAnsi="&amp;quot" w:cs="宋体"/>
          <w:color w:val="000000"/>
          <w:kern w:val="0"/>
          <w:sz w:val="18"/>
          <w:szCs w:val="18"/>
          <w:bdr w:val="none" w:sz="0" w:space="0" w:color="auto" w:frame="1"/>
          <w:shd w:val="clear" w:color="auto" w:fill="FFFFFF"/>
        </w:rPr>
        <w:t>plt.subplots</w:t>
      </w:r>
      <w:proofErr w:type="gramEnd"/>
      <w:r w:rsidRPr="005414E2">
        <w:rPr>
          <w:rFonts w:ascii="&amp;quot" w:hAnsi="&amp;quot" w:cs="宋体"/>
          <w:color w:val="000000"/>
          <w:kern w:val="0"/>
          <w:sz w:val="18"/>
          <w:szCs w:val="18"/>
          <w:bdr w:val="none" w:sz="0" w:space="0" w:color="auto" w:frame="1"/>
          <w:shd w:val="clear" w:color="auto" w:fill="FFFFFF"/>
        </w:rPr>
        <w:t>(1, 2, </w:t>
      </w:r>
      <w:proofErr w:type="spellStart"/>
      <w:r w:rsidRPr="005414E2">
        <w:rPr>
          <w:rFonts w:ascii="&amp;quot" w:hAnsi="&amp;quot" w:cs="宋体"/>
          <w:color w:val="000000"/>
          <w:kern w:val="0"/>
          <w:sz w:val="18"/>
          <w:szCs w:val="18"/>
          <w:bdr w:val="none" w:sz="0" w:space="0" w:color="auto" w:frame="1"/>
          <w:shd w:val="clear" w:color="auto" w:fill="FFFFFF"/>
        </w:rPr>
        <w:t>figsize</w:t>
      </w:r>
      <w:proofErr w:type="spellEnd"/>
      <w:r w:rsidRPr="005414E2">
        <w:rPr>
          <w:rFonts w:ascii="&amp;quot" w:hAnsi="&amp;quot" w:cs="宋体"/>
          <w:color w:val="000000"/>
          <w:kern w:val="0"/>
          <w:sz w:val="18"/>
          <w:szCs w:val="18"/>
          <w:bdr w:val="none" w:sz="0" w:space="0" w:color="auto" w:frame="1"/>
          <w:shd w:val="clear" w:color="auto" w:fill="FFFFFF"/>
        </w:rPr>
        <w:t>=(8, 4))  </w:t>
      </w:r>
    </w:p>
    <w:p w:rsidR="005414E2" w:rsidRPr="00CC44B8" w:rsidRDefault="005414E2" w:rsidP="00CC44B8">
      <w:pPr>
        <w:widowControl/>
        <w:numPr>
          <w:ilvl w:val="0"/>
          <w:numId w:val="32"/>
        </w:numPr>
        <w:pBdr>
          <w:left w:val="single" w:sz="18" w:space="8" w:color="6CE26C"/>
        </w:pBdr>
        <w:shd w:val="clear" w:color="auto" w:fill="F8F8F8"/>
        <w:spacing w:line="210" w:lineRule="atLeast"/>
        <w:ind w:left="675"/>
        <w:jc w:val="left"/>
        <w:rPr>
          <w:rFonts w:ascii="&amp;quot" w:hAnsi="&amp;quot" w:cs="宋体" w:hint="eastAsia"/>
          <w:color w:val="5C5C5C"/>
          <w:kern w:val="0"/>
          <w:sz w:val="18"/>
          <w:szCs w:val="18"/>
        </w:rPr>
      </w:pPr>
      <w:r w:rsidRPr="005414E2">
        <w:rPr>
          <w:rFonts w:ascii="&amp;quot" w:hAnsi="&amp;quot" w:cs="宋体"/>
          <w:color w:val="000000"/>
          <w:kern w:val="0"/>
          <w:sz w:val="18"/>
          <w:szCs w:val="18"/>
          <w:bdr w:val="none" w:sz="0" w:space="0" w:color="auto" w:frame="1"/>
          <w:shd w:val="clear" w:color="auto" w:fill="F8F8F8"/>
        </w:rPr>
        <w:t>  </w:t>
      </w:r>
      <w:r w:rsidRPr="00CC44B8">
        <w:rPr>
          <w:rFonts w:ascii="&amp;quot" w:hAnsi="&amp;quot" w:cs="宋体"/>
          <w:color w:val="000000"/>
          <w:kern w:val="0"/>
          <w:sz w:val="18"/>
          <w:szCs w:val="18"/>
          <w:bdr w:val="none" w:sz="0" w:space="0" w:color="auto" w:frame="1"/>
          <w:shd w:val="clear" w:color="auto" w:fill="FFFFFF"/>
        </w:rPr>
        <w:t> </w:t>
      </w:r>
    </w:p>
    <w:p w:rsidR="005414E2" w:rsidRPr="005414E2" w:rsidRDefault="005414E2" w:rsidP="005414E2">
      <w:pPr>
        <w:widowControl/>
        <w:numPr>
          <w:ilvl w:val="0"/>
          <w:numId w:val="32"/>
        </w:numPr>
        <w:pBdr>
          <w:left w:val="single" w:sz="18" w:space="8" w:color="6CE26C"/>
        </w:pBdr>
        <w:shd w:val="clear" w:color="auto" w:fill="F8F8F8"/>
        <w:spacing w:line="210" w:lineRule="atLeast"/>
        <w:ind w:left="675"/>
        <w:jc w:val="left"/>
        <w:rPr>
          <w:rFonts w:ascii="&amp;quot" w:hAnsi="&amp;quot" w:cs="宋体" w:hint="eastAsia"/>
          <w:color w:val="5C5C5C"/>
          <w:kern w:val="0"/>
          <w:sz w:val="18"/>
          <w:szCs w:val="18"/>
        </w:rPr>
      </w:pPr>
      <w:r w:rsidRPr="005414E2">
        <w:rPr>
          <w:rFonts w:ascii="&amp;quot" w:hAnsi="&amp;quot" w:cs="宋体"/>
          <w:color w:val="000000"/>
          <w:kern w:val="0"/>
          <w:sz w:val="18"/>
          <w:szCs w:val="18"/>
          <w:bdr w:val="none" w:sz="0" w:space="0" w:color="auto" w:frame="1"/>
          <w:shd w:val="clear" w:color="auto" w:fill="F8F8F8"/>
        </w:rPr>
        <w:t>ax1.imshow(image, </w:t>
      </w:r>
      <w:proofErr w:type="spellStart"/>
      <w:proofErr w:type="gramStart"/>
      <w:r w:rsidRPr="005414E2">
        <w:rPr>
          <w:rFonts w:ascii="&amp;quot" w:hAnsi="&amp;quot" w:cs="宋体"/>
          <w:color w:val="000000"/>
          <w:kern w:val="0"/>
          <w:sz w:val="18"/>
          <w:szCs w:val="18"/>
          <w:bdr w:val="none" w:sz="0" w:space="0" w:color="auto" w:frame="1"/>
          <w:shd w:val="clear" w:color="auto" w:fill="F8F8F8"/>
        </w:rPr>
        <w:t>cmap</w:t>
      </w:r>
      <w:proofErr w:type="spellEnd"/>
      <w:r w:rsidRPr="005414E2">
        <w:rPr>
          <w:rFonts w:ascii="&amp;quot" w:hAnsi="&amp;quot" w:cs="宋体"/>
          <w:color w:val="000000"/>
          <w:kern w:val="0"/>
          <w:sz w:val="18"/>
          <w:szCs w:val="18"/>
          <w:bdr w:val="none" w:sz="0" w:space="0" w:color="auto" w:frame="1"/>
          <w:shd w:val="clear" w:color="auto" w:fill="F8F8F8"/>
        </w:rPr>
        <w:t>=</w:t>
      </w:r>
      <w:proofErr w:type="spellStart"/>
      <w:r w:rsidRPr="005414E2">
        <w:rPr>
          <w:rFonts w:ascii="&amp;quot" w:hAnsi="&amp;quot" w:cs="宋体"/>
          <w:color w:val="000000"/>
          <w:kern w:val="0"/>
          <w:sz w:val="18"/>
          <w:szCs w:val="18"/>
          <w:bdr w:val="none" w:sz="0" w:space="0" w:color="auto" w:frame="1"/>
          <w:shd w:val="clear" w:color="auto" w:fill="F8F8F8"/>
        </w:rPr>
        <w:t>plt.cm.gray</w:t>
      </w:r>
      <w:proofErr w:type="spellEnd"/>
      <w:proofErr w:type="gramEnd"/>
      <w:r w:rsidRPr="005414E2">
        <w:rPr>
          <w:rFonts w:ascii="&amp;quot" w:hAnsi="&amp;quot" w:cs="宋体"/>
          <w:color w:val="000000"/>
          <w:kern w:val="0"/>
          <w:sz w:val="18"/>
          <w:szCs w:val="18"/>
          <w:bdr w:val="none" w:sz="0" w:space="0" w:color="auto" w:frame="1"/>
          <w:shd w:val="clear" w:color="auto" w:fill="F8F8F8"/>
        </w:rPr>
        <w:t>)  </w:t>
      </w:r>
    </w:p>
    <w:p w:rsidR="005414E2" w:rsidRPr="005414E2" w:rsidRDefault="005414E2" w:rsidP="005414E2">
      <w:pPr>
        <w:widowControl/>
        <w:numPr>
          <w:ilvl w:val="0"/>
          <w:numId w:val="32"/>
        </w:numPr>
        <w:pBdr>
          <w:left w:val="single" w:sz="18" w:space="8" w:color="6CE26C"/>
        </w:pBdr>
        <w:shd w:val="clear" w:color="auto" w:fill="FFFFFF"/>
        <w:spacing w:line="210" w:lineRule="atLeast"/>
        <w:ind w:left="675"/>
        <w:jc w:val="left"/>
        <w:rPr>
          <w:rFonts w:ascii="&amp;quot" w:hAnsi="&amp;quot" w:cs="宋体" w:hint="eastAsia"/>
          <w:color w:val="5C5C5C"/>
          <w:kern w:val="0"/>
          <w:sz w:val="18"/>
          <w:szCs w:val="18"/>
        </w:rPr>
      </w:pPr>
      <w:r w:rsidRPr="005414E2">
        <w:rPr>
          <w:rFonts w:ascii="&amp;quot" w:hAnsi="&amp;quot" w:cs="宋体"/>
          <w:color w:val="000000"/>
          <w:kern w:val="0"/>
          <w:sz w:val="18"/>
          <w:szCs w:val="18"/>
          <w:bdr w:val="none" w:sz="0" w:space="0" w:color="auto" w:frame="1"/>
          <w:shd w:val="clear" w:color="auto" w:fill="FFFFFF"/>
        </w:rPr>
        <w:t>ax1.set_</w:t>
      </w:r>
      <w:proofErr w:type="gramStart"/>
      <w:r w:rsidRPr="005414E2">
        <w:rPr>
          <w:rFonts w:ascii="&amp;quot" w:hAnsi="&amp;quot" w:cs="宋体"/>
          <w:color w:val="000000"/>
          <w:kern w:val="0"/>
          <w:sz w:val="18"/>
          <w:szCs w:val="18"/>
          <w:bdr w:val="none" w:sz="0" w:space="0" w:color="auto" w:frame="1"/>
          <w:shd w:val="clear" w:color="auto" w:fill="FFFFFF"/>
        </w:rPr>
        <w:t>title(</w:t>
      </w:r>
      <w:proofErr w:type="gramEnd"/>
      <w:r w:rsidRPr="005414E2">
        <w:rPr>
          <w:rFonts w:ascii="&amp;quot" w:hAnsi="&amp;quot" w:cs="宋体"/>
          <w:color w:val="0000FF"/>
          <w:kern w:val="0"/>
          <w:sz w:val="18"/>
          <w:szCs w:val="18"/>
          <w:bdr w:val="none" w:sz="0" w:space="0" w:color="auto" w:frame="1"/>
          <w:shd w:val="clear" w:color="auto" w:fill="FFFFFF"/>
        </w:rPr>
        <w:t>'Input image'</w:t>
      </w:r>
      <w:r w:rsidRPr="005414E2">
        <w:rPr>
          <w:rFonts w:ascii="&amp;quot" w:hAnsi="&amp;quot" w:cs="宋体"/>
          <w:color w:val="000000"/>
          <w:kern w:val="0"/>
          <w:sz w:val="18"/>
          <w:szCs w:val="18"/>
          <w:bdr w:val="none" w:sz="0" w:space="0" w:color="auto" w:frame="1"/>
          <w:shd w:val="clear" w:color="auto" w:fill="FFFFFF"/>
        </w:rPr>
        <w:t>)  </w:t>
      </w:r>
    </w:p>
    <w:p w:rsidR="005414E2" w:rsidRPr="005414E2" w:rsidRDefault="005414E2" w:rsidP="005414E2">
      <w:pPr>
        <w:widowControl/>
        <w:numPr>
          <w:ilvl w:val="0"/>
          <w:numId w:val="32"/>
        </w:numPr>
        <w:pBdr>
          <w:left w:val="single" w:sz="18" w:space="8" w:color="6CE26C"/>
        </w:pBdr>
        <w:shd w:val="clear" w:color="auto" w:fill="F8F8F8"/>
        <w:spacing w:line="210" w:lineRule="atLeast"/>
        <w:ind w:left="675"/>
        <w:jc w:val="left"/>
        <w:rPr>
          <w:rFonts w:ascii="&amp;quot" w:hAnsi="&amp;quot" w:cs="宋体" w:hint="eastAsia"/>
          <w:color w:val="5C5C5C"/>
          <w:kern w:val="0"/>
          <w:sz w:val="18"/>
          <w:szCs w:val="18"/>
        </w:rPr>
      </w:pPr>
      <w:r w:rsidRPr="005414E2">
        <w:rPr>
          <w:rFonts w:ascii="&amp;quot" w:hAnsi="&amp;quot" w:cs="宋体"/>
          <w:color w:val="000000"/>
          <w:kern w:val="0"/>
          <w:sz w:val="18"/>
          <w:szCs w:val="18"/>
          <w:bdr w:val="none" w:sz="0" w:space="0" w:color="auto" w:frame="1"/>
          <w:shd w:val="clear" w:color="auto" w:fill="F8F8F8"/>
        </w:rPr>
        <w:t>  </w:t>
      </w:r>
    </w:p>
    <w:p w:rsidR="005414E2" w:rsidRPr="005414E2" w:rsidRDefault="005414E2" w:rsidP="005414E2">
      <w:pPr>
        <w:widowControl/>
        <w:numPr>
          <w:ilvl w:val="0"/>
          <w:numId w:val="32"/>
        </w:numPr>
        <w:pBdr>
          <w:left w:val="single" w:sz="18" w:space="8" w:color="6CE26C"/>
        </w:pBdr>
        <w:shd w:val="clear" w:color="auto" w:fill="FFFFFF"/>
        <w:spacing w:line="210" w:lineRule="atLeast"/>
        <w:ind w:left="675"/>
        <w:jc w:val="left"/>
        <w:rPr>
          <w:rFonts w:ascii="&amp;quot" w:hAnsi="&amp;quot" w:cs="宋体" w:hint="eastAsia"/>
          <w:color w:val="5C5C5C"/>
          <w:kern w:val="0"/>
          <w:sz w:val="18"/>
          <w:szCs w:val="18"/>
        </w:rPr>
      </w:pPr>
      <w:r w:rsidRPr="005414E2">
        <w:rPr>
          <w:rFonts w:ascii="&amp;quot" w:hAnsi="&amp;quot" w:cs="宋体"/>
          <w:color w:val="008200"/>
          <w:kern w:val="0"/>
          <w:sz w:val="18"/>
          <w:szCs w:val="18"/>
          <w:bdr w:val="none" w:sz="0" w:space="0" w:color="auto" w:frame="1"/>
          <w:shd w:val="clear" w:color="auto" w:fill="FFFFFF"/>
        </w:rPr>
        <w:t># Rescale histogram for better display</w:t>
      </w:r>
      <w:r w:rsidRPr="005414E2">
        <w:rPr>
          <w:rFonts w:ascii="&amp;quot" w:hAnsi="&amp;quot" w:cs="宋体"/>
          <w:color w:val="000000"/>
          <w:kern w:val="0"/>
          <w:sz w:val="18"/>
          <w:szCs w:val="18"/>
          <w:bdr w:val="none" w:sz="0" w:space="0" w:color="auto" w:frame="1"/>
          <w:shd w:val="clear" w:color="auto" w:fill="FFFFFF"/>
        </w:rPr>
        <w:t>  </w:t>
      </w:r>
    </w:p>
    <w:p w:rsidR="005414E2" w:rsidRPr="005414E2" w:rsidRDefault="005414E2" w:rsidP="005414E2">
      <w:pPr>
        <w:widowControl/>
        <w:numPr>
          <w:ilvl w:val="0"/>
          <w:numId w:val="32"/>
        </w:numPr>
        <w:pBdr>
          <w:left w:val="single" w:sz="18" w:space="8" w:color="6CE26C"/>
        </w:pBdr>
        <w:shd w:val="clear" w:color="auto" w:fill="F8F8F8"/>
        <w:spacing w:line="210" w:lineRule="atLeast"/>
        <w:ind w:left="675"/>
        <w:jc w:val="left"/>
        <w:rPr>
          <w:rFonts w:ascii="&amp;quot" w:hAnsi="&amp;quot" w:cs="宋体" w:hint="eastAsia"/>
          <w:color w:val="5C5C5C"/>
          <w:kern w:val="0"/>
          <w:sz w:val="18"/>
          <w:szCs w:val="18"/>
        </w:rPr>
      </w:pPr>
      <w:r w:rsidRPr="005414E2">
        <w:rPr>
          <w:rFonts w:ascii="&amp;quot" w:hAnsi="&amp;quot" w:cs="宋体"/>
          <w:color w:val="000000"/>
          <w:kern w:val="0"/>
          <w:sz w:val="18"/>
          <w:szCs w:val="18"/>
          <w:bdr w:val="none" w:sz="0" w:space="0" w:color="auto" w:frame="1"/>
          <w:shd w:val="clear" w:color="auto" w:fill="F8F8F8"/>
        </w:rPr>
        <w:t>hog_image_rescaled = </w:t>
      </w:r>
      <w:proofErr w:type="gramStart"/>
      <w:r w:rsidRPr="005414E2">
        <w:rPr>
          <w:rFonts w:ascii="&amp;quot" w:hAnsi="&amp;quot" w:cs="宋体"/>
          <w:color w:val="000000"/>
          <w:kern w:val="0"/>
          <w:sz w:val="18"/>
          <w:szCs w:val="18"/>
          <w:bdr w:val="none" w:sz="0" w:space="0" w:color="auto" w:frame="1"/>
          <w:shd w:val="clear" w:color="auto" w:fill="F8F8F8"/>
        </w:rPr>
        <w:t>exposure.rescale</w:t>
      </w:r>
      <w:proofErr w:type="gramEnd"/>
      <w:r w:rsidRPr="005414E2">
        <w:rPr>
          <w:rFonts w:ascii="&amp;quot" w:hAnsi="&amp;quot" w:cs="宋体"/>
          <w:color w:val="000000"/>
          <w:kern w:val="0"/>
          <w:sz w:val="18"/>
          <w:szCs w:val="18"/>
          <w:bdr w:val="none" w:sz="0" w:space="0" w:color="auto" w:frame="1"/>
          <w:shd w:val="clear" w:color="auto" w:fill="F8F8F8"/>
        </w:rPr>
        <w:t>_intensity(hog_image, in_range=(0, 10))  </w:t>
      </w:r>
    </w:p>
    <w:p w:rsidR="005414E2" w:rsidRPr="00CC44B8" w:rsidRDefault="005414E2" w:rsidP="00CC44B8">
      <w:pPr>
        <w:widowControl/>
        <w:numPr>
          <w:ilvl w:val="0"/>
          <w:numId w:val="32"/>
        </w:numPr>
        <w:pBdr>
          <w:left w:val="single" w:sz="18" w:space="8" w:color="6CE26C"/>
        </w:pBdr>
        <w:shd w:val="clear" w:color="auto" w:fill="FFFFFF"/>
        <w:spacing w:line="210" w:lineRule="atLeast"/>
        <w:ind w:left="675"/>
        <w:jc w:val="left"/>
        <w:rPr>
          <w:rFonts w:ascii="&amp;quot" w:hAnsi="&amp;quot" w:cs="宋体" w:hint="eastAsia"/>
          <w:color w:val="5C5C5C"/>
          <w:kern w:val="0"/>
          <w:sz w:val="18"/>
          <w:szCs w:val="18"/>
        </w:rPr>
      </w:pPr>
      <w:r w:rsidRPr="00CC44B8">
        <w:rPr>
          <w:rFonts w:ascii="&amp;quot" w:hAnsi="&amp;quot" w:cs="宋体"/>
          <w:color w:val="000000"/>
          <w:kern w:val="0"/>
          <w:sz w:val="18"/>
          <w:szCs w:val="18"/>
          <w:bdr w:val="none" w:sz="0" w:space="0" w:color="auto" w:frame="1"/>
          <w:shd w:val="clear" w:color="auto" w:fill="FFFFFF"/>
        </w:rPr>
        <w:t>ax2.imshow(</w:t>
      </w:r>
      <w:proofErr w:type="spellStart"/>
      <w:r w:rsidRPr="00CC44B8">
        <w:rPr>
          <w:rFonts w:ascii="&amp;quot" w:hAnsi="&amp;quot" w:cs="宋体"/>
          <w:color w:val="000000"/>
          <w:kern w:val="0"/>
          <w:sz w:val="18"/>
          <w:szCs w:val="18"/>
          <w:bdr w:val="none" w:sz="0" w:space="0" w:color="auto" w:frame="1"/>
          <w:shd w:val="clear" w:color="auto" w:fill="FFFFFF"/>
        </w:rPr>
        <w:t>hog_image_rescaled</w:t>
      </w:r>
      <w:proofErr w:type="spellEnd"/>
      <w:r w:rsidRPr="00CC44B8">
        <w:rPr>
          <w:rFonts w:ascii="&amp;quot" w:hAnsi="&amp;quot" w:cs="宋体"/>
          <w:color w:val="000000"/>
          <w:kern w:val="0"/>
          <w:sz w:val="18"/>
          <w:szCs w:val="18"/>
          <w:bdr w:val="none" w:sz="0" w:space="0" w:color="auto" w:frame="1"/>
          <w:shd w:val="clear" w:color="auto" w:fill="FFFFFF"/>
        </w:rPr>
        <w:t>, </w:t>
      </w:r>
      <w:proofErr w:type="spellStart"/>
      <w:proofErr w:type="gramStart"/>
      <w:r w:rsidRPr="00CC44B8">
        <w:rPr>
          <w:rFonts w:ascii="&amp;quot" w:hAnsi="&amp;quot" w:cs="宋体"/>
          <w:color w:val="000000"/>
          <w:kern w:val="0"/>
          <w:sz w:val="18"/>
          <w:szCs w:val="18"/>
          <w:bdr w:val="none" w:sz="0" w:space="0" w:color="auto" w:frame="1"/>
          <w:shd w:val="clear" w:color="auto" w:fill="FFFFFF"/>
        </w:rPr>
        <w:t>cmap</w:t>
      </w:r>
      <w:proofErr w:type="spellEnd"/>
      <w:r w:rsidRPr="00CC44B8">
        <w:rPr>
          <w:rFonts w:ascii="&amp;quot" w:hAnsi="&amp;quot" w:cs="宋体"/>
          <w:color w:val="000000"/>
          <w:kern w:val="0"/>
          <w:sz w:val="18"/>
          <w:szCs w:val="18"/>
          <w:bdr w:val="none" w:sz="0" w:space="0" w:color="auto" w:frame="1"/>
          <w:shd w:val="clear" w:color="auto" w:fill="FFFFFF"/>
        </w:rPr>
        <w:t>=</w:t>
      </w:r>
      <w:proofErr w:type="spellStart"/>
      <w:r w:rsidRPr="00CC44B8">
        <w:rPr>
          <w:rFonts w:ascii="&amp;quot" w:hAnsi="&amp;quot" w:cs="宋体"/>
          <w:color w:val="000000"/>
          <w:kern w:val="0"/>
          <w:sz w:val="18"/>
          <w:szCs w:val="18"/>
          <w:bdr w:val="none" w:sz="0" w:space="0" w:color="auto" w:frame="1"/>
          <w:shd w:val="clear" w:color="auto" w:fill="FFFFFF"/>
        </w:rPr>
        <w:t>plt.cm.gray</w:t>
      </w:r>
      <w:proofErr w:type="spellEnd"/>
      <w:proofErr w:type="gramEnd"/>
      <w:r w:rsidRPr="00CC44B8">
        <w:rPr>
          <w:rFonts w:ascii="&amp;quot" w:hAnsi="&amp;quot" w:cs="宋体"/>
          <w:color w:val="000000"/>
          <w:kern w:val="0"/>
          <w:sz w:val="18"/>
          <w:szCs w:val="18"/>
          <w:bdr w:val="none" w:sz="0" w:space="0" w:color="auto" w:frame="1"/>
          <w:shd w:val="clear" w:color="auto" w:fill="FFFFFF"/>
        </w:rPr>
        <w:t>)  </w:t>
      </w:r>
    </w:p>
    <w:p w:rsidR="005414E2" w:rsidRPr="005414E2" w:rsidRDefault="005414E2" w:rsidP="005414E2">
      <w:pPr>
        <w:widowControl/>
        <w:numPr>
          <w:ilvl w:val="0"/>
          <w:numId w:val="32"/>
        </w:numPr>
        <w:pBdr>
          <w:left w:val="single" w:sz="18" w:space="8" w:color="6CE26C"/>
        </w:pBdr>
        <w:shd w:val="clear" w:color="auto" w:fill="F8F8F8"/>
        <w:spacing w:line="210" w:lineRule="atLeast"/>
        <w:ind w:left="675"/>
        <w:jc w:val="left"/>
        <w:rPr>
          <w:rFonts w:ascii="&amp;quot" w:hAnsi="&amp;quot" w:cs="宋体" w:hint="eastAsia"/>
          <w:color w:val="5C5C5C"/>
          <w:kern w:val="0"/>
          <w:sz w:val="18"/>
          <w:szCs w:val="18"/>
        </w:rPr>
      </w:pPr>
      <w:r w:rsidRPr="005414E2">
        <w:rPr>
          <w:rFonts w:ascii="&amp;quot" w:hAnsi="&amp;quot" w:cs="宋体"/>
          <w:color w:val="000000"/>
          <w:kern w:val="0"/>
          <w:sz w:val="18"/>
          <w:szCs w:val="18"/>
          <w:bdr w:val="none" w:sz="0" w:space="0" w:color="auto" w:frame="1"/>
          <w:shd w:val="clear" w:color="auto" w:fill="F8F8F8"/>
        </w:rPr>
        <w:t>ax2.set_</w:t>
      </w:r>
      <w:proofErr w:type="gramStart"/>
      <w:r w:rsidRPr="005414E2">
        <w:rPr>
          <w:rFonts w:ascii="&amp;quot" w:hAnsi="&amp;quot" w:cs="宋体"/>
          <w:color w:val="000000"/>
          <w:kern w:val="0"/>
          <w:sz w:val="18"/>
          <w:szCs w:val="18"/>
          <w:bdr w:val="none" w:sz="0" w:space="0" w:color="auto" w:frame="1"/>
          <w:shd w:val="clear" w:color="auto" w:fill="F8F8F8"/>
        </w:rPr>
        <w:t>title(</w:t>
      </w:r>
      <w:proofErr w:type="gramEnd"/>
      <w:r w:rsidRPr="005414E2">
        <w:rPr>
          <w:rFonts w:ascii="&amp;quot" w:hAnsi="&amp;quot" w:cs="宋体"/>
          <w:color w:val="0000FF"/>
          <w:kern w:val="0"/>
          <w:sz w:val="18"/>
          <w:szCs w:val="18"/>
          <w:bdr w:val="none" w:sz="0" w:space="0" w:color="auto" w:frame="1"/>
          <w:shd w:val="clear" w:color="auto" w:fill="F8F8F8"/>
        </w:rPr>
        <w:t>'Histogram of Oriented Gradients'</w:t>
      </w:r>
      <w:r w:rsidRPr="005414E2">
        <w:rPr>
          <w:rFonts w:ascii="&amp;quot" w:hAnsi="&amp;quot" w:cs="宋体"/>
          <w:color w:val="000000"/>
          <w:kern w:val="0"/>
          <w:sz w:val="18"/>
          <w:szCs w:val="18"/>
          <w:bdr w:val="none" w:sz="0" w:space="0" w:color="auto" w:frame="1"/>
          <w:shd w:val="clear" w:color="auto" w:fill="F8F8F8"/>
        </w:rPr>
        <w:t>)  </w:t>
      </w:r>
    </w:p>
    <w:p w:rsidR="005414E2" w:rsidRPr="005414E2" w:rsidRDefault="005414E2" w:rsidP="005414E2">
      <w:pPr>
        <w:widowControl/>
        <w:numPr>
          <w:ilvl w:val="0"/>
          <w:numId w:val="32"/>
        </w:numPr>
        <w:pBdr>
          <w:left w:val="single" w:sz="18" w:space="8" w:color="6CE26C"/>
        </w:pBdr>
        <w:shd w:val="clear" w:color="auto" w:fill="FFFFFF"/>
        <w:spacing w:line="210" w:lineRule="atLeast"/>
        <w:ind w:left="675"/>
        <w:jc w:val="left"/>
        <w:rPr>
          <w:rFonts w:ascii="&amp;quot" w:hAnsi="&amp;quot" w:cs="宋体" w:hint="eastAsia"/>
          <w:color w:val="5C5C5C"/>
          <w:kern w:val="0"/>
          <w:sz w:val="18"/>
          <w:szCs w:val="18"/>
        </w:rPr>
      </w:pPr>
      <w:proofErr w:type="spellStart"/>
      <w:proofErr w:type="gramStart"/>
      <w:r w:rsidRPr="005414E2">
        <w:rPr>
          <w:rFonts w:ascii="&amp;quot" w:hAnsi="&amp;quot" w:cs="宋体"/>
          <w:color w:val="000000"/>
          <w:kern w:val="0"/>
          <w:sz w:val="18"/>
          <w:szCs w:val="18"/>
          <w:bdr w:val="none" w:sz="0" w:space="0" w:color="auto" w:frame="1"/>
          <w:shd w:val="clear" w:color="auto" w:fill="FFFFFF"/>
        </w:rPr>
        <w:t>plt.show</w:t>
      </w:r>
      <w:proofErr w:type="spellEnd"/>
      <w:proofErr w:type="gramEnd"/>
      <w:r w:rsidRPr="005414E2">
        <w:rPr>
          <w:rFonts w:ascii="&amp;quot" w:hAnsi="&amp;quot" w:cs="宋体"/>
          <w:color w:val="000000"/>
          <w:kern w:val="0"/>
          <w:sz w:val="18"/>
          <w:szCs w:val="18"/>
          <w:bdr w:val="none" w:sz="0" w:space="0" w:color="auto" w:frame="1"/>
          <w:shd w:val="clear" w:color="auto" w:fill="FFFFFF"/>
        </w:rPr>
        <w:t>()  </w:t>
      </w:r>
    </w:p>
    <w:p w:rsidR="00D47149" w:rsidRPr="003519A7" w:rsidRDefault="00D47149" w:rsidP="00D47149">
      <w:pPr>
        <w:pStyle w:val="a7"/>
        <w:rPr>
          <w:rFonts w:hAnsi="宋体" w:cs="宋体"/>
          <w:szCs w:val="22"/>
        </w:rPr>
      </w:pPr>
    </w:p>
    <w:p w:rsidR="00D47149" w:rsidRPr="003519A7" w:rsidRDefault="00D47149" w:rsidP="00D47149">
      <w:pPr>
        <w:pStyle w:val="a7"/>
        <w:rPr>
          <w:rFonts w:hAnsi="宋体" w:cs="宋体"/>
          <w:szCs w:val="22"/>
        </w:rPr>
      </w:pPr>
    </w:p>
    <w:p w:rsidR="000F1A88" w:rsidRDefault="00E00498" w:rsidP="00573F06">
      <w:pPr>
        <w:pStyle w:val="1"/>
      </w:pPr>
      <w:r>
        <w:rPr>
          <w:rFonts w:hint="eastAsia"/>
        </w:rPr>
        <w:lastRenderedPageBreak/>
        <w:t>课程总结</w:t>
      </w:r>
    </w:p>
    <w:p w:rsidR="000F1A88" w:rsidRDefault="00E00498">
      <w:pPr>
        <w:pStyle w:val="2"/>
        <w:ind w:left="777" w:right="210"/>
      </w:pPr>
      <w:r>
        <w:rPr>
          <w:rFonts w:hint="eastAsia"/>
        </w:rPr>
        <w:t>重点</w:t>
      </w:r>
    </w:p>
    <w:p w:rsidR="000F1869" w:rsidRDefault="00CC44B8" w:rsidP="00C43624">
      <w:pPr>
        <w:pStyle w:val="5"/>
      </w:pPr>
      <w:r>
        <w:rPr>
          <w:rFonts w:hint="eastAsia"/>
        </w:rPr>
        <w:t>监督学习和非监督学习的区别</w:t>
      </w:r>
      <w:r>
        <w:rPr>
          <w:rFonts w:hint="eastAsia"/>
        </w:rPr>
        <w:t>,</w:t>
      </w:r>
      <w:r>
        <w:rPr>
          <w:rFonts w:hint="eastAsia"/>
        </w:rPr>
        <w:t>监督学习的流程</w:t>
      </w:r>
      <w:r>
        <w:rPr>
          <w:rFonts w:hint="eastAsia"/>
        </w:rPr>
        <w:t>,</w:t>
      </w:r>
      <w:r>
        <w:rPr>
          <w:rFonts w:hint="eastAsia"/>
        </w:rPr>
        <w:t>训练集</w:t>
      </w:r>
      <w:r>
        <w:rPr>
          <w:rFonts w:hint="eastAsia"/>
        </w:rPr>
        <w:t>,</w:t>
      </w:r>
      <w:r>
        <w:rPr>
          <w:rFonts w:hint="eastAsia"/>
        </w:rPr>
        <w:t>测试集</w:t>
      </w:r>
      <w:r>
        <w:rPr>
          <w:rFonts w:hint="eastAsia"/>
        </w:rPr>
        <w:t>,</w:t>
      </w:r>
      <w:r>
        <w:rPr>
          <w:rFonts w:hint="eastAsia"/>
        </w:rPr>
        <w:t>分类和回归的区别</w:t>
      </w:r>
    </w:p>
    <w:p w:rsidR="00CC44B8" w:rsidRDefault="00CC44B8" w:rsidP="00C43624">
      <w:pPr>
        <w:pStyle w:val="5"/>
      </w:pPr>
      <w:r>
        <w:rPr>
          <w:rFonts w:hint="eastAsia"/>
        </w:rPr>
        <w:t>HOG</w:t>
      </w:r>
      <w:r>
        <w:rPr>
          <w:rFonts w:hint="eastAsia"/>
        </w:rPr>
        <w:t>的原理</w:t>
      </w:r>
    </w:p>
    <w:p w:rsidR="00FB0E08" w:rsidRDefault="00FB0E08" w:rsidP="00C43624">
      <w:pPr>
        <w:pStyle w:val="5"/>
      </w:pPr>
      <w:r>
        <w:t>Python</w:t>
      </w:r>
      <w:r>
        <w:rPr>
          <w:rFonts w:hint="eastAsia"/>
        </w:rPr>
        <w:t>库的使用</w:t>
      </w:r>
      <w:r>
        <w:rPr>
          <w:rFonts w:hint="eastAsia"/>
        </w:rPr>
        <w:t>:</w:t>
      </w:r>
      <w:proofErr w:type="spellStart"/>
      <w:r>
        <w:t>skimage</w:t>
      </w:r>
      <w:proofErr w:type="spellEnd"/>
      <w:r>
        <w:t>, OpenCV</w:t>
      </w:r>
    </w:p>
    <w:p w:rsidR="00CC44B8" w:rsidRDefault="00CC44B8" w:rsidP="00C43624">
      <w:pPr>
        <w:pStyle w:val="5"/>
      </w:pPr>
      <w:r>
        <w:rPr>
          <w:rFonts w:hint="eastAsia"/>
        </w:rPr>
        <w:t>了解</w:t>
      </w:r>
      <w:proofErr w:type="spellStart"/>
      <w:r>
        <w:rPr>
          <w:rFonts w:hint="eastAsia"/>
        </w:rPr>
        <w:t>D</w:t>
      </w:r>
      <w:r>
        <w:t>lib</w:t>
      </w:r>
      <w:proofErr w:type="spellEnd"/>
      <w:r>
        <w:rPr>
          <w:rFonts w:hint="eastAsia"/>
        </w:rPr>
        <w:t>库</w:t>
      </w:r>
      <w:bookmarkStart w:id="24" w:name="_GoBack"/>
      <w:bookmarkEnd w:id="24"/>
    </w:p>
    <w:p w:rsidR="0007173B" w:rsidRDefault="0007173B" w:rsidP="005A5BEE">
      <w:pPr>
        <w:pStyle w:val="5"/>
        <w:numPr>
          <w:ilvl w:val="0"/>
          <w:numId w:val="0"/>
        </w:numPr>
        <w:ind w:left="562"/>
      </w:pPr>
    </w:p>
    <w:p w:rsidR="00C54632" w:rsidRDefault="00C54632" w:rsidP="00C54632">
      <w:pPr>
        <w:pStyle w:val="2"/>
        <w:ind w:left="777" w:right="210"/>
      </w:pPr>
      <w:r>
        <w:rPr>
          <w:rFonts w:hint="eastAsia"/>
        </w:rPr>
        <w:t>难点</w:t>
      </w:r>
    </w:p>
    <w:p w:rsidR="00FB0E08" w:rsidRDefault="00FB0E08" w:rsidP="00FB0E08">
      <w:pPr>
        <w:pStyle w:val="5"/>
      </w:pPr>
      <w:r>
        <w:rPr>
          <w:rFonts w:hint="eastAsia"/>
        </w:rPr>
        <w:t>H</w:t>
      </w:r>
      <w:r>
        <w:t>OG</w:t>
      </w:r>
      <w:r>
        <w:rPr>
          <w:rFonts w:hint="eastAsia"/>
        </w:rPr>
        <w:t>的原理和计算</w:t>
      </w:r>
    </w:p>
    <w:p w:rsidR="00624AF3" w:rsidRPr="00ED1F50" w:rsidRDefault="00E00498" w:rsidP="00FB0E08">
      <w:pPr>
        <w:pStyle w:val="2"/>
        <w:ind w:left="777" w:right="210"/>
      </w:pPr>
      <w:r w:rsidRPr="00250C89">
        <w:rPr>
          <w:rFonts w:hint="eastAsia"/>
        </w:rPr>
        <w:t>扩展</w:t>
      </w:r>
    </w:p>
    <w:p w:rsidR="00D47149" w:rsidRDefault="00D47149" w:rsidP="00D47149">
      <w:pPr>
        <w:pStyle w:val="5"/>
      </w:pPr>
      <w:proofErr w:type="spellStart"/>
      <w:r w:rsidRPr="003519A7">
        <w:t>Dalal</w:t>
      </w:r>
      <w:proofErr w:type="spellEnd"/>
      <w:r w:rsidRPr="003519A7">
        <w:t xml:space="preserve">, N. and </w:t>
      </w:r>
      <w:proofErr w:type="spellStart"/>
      <w:r w:rsidRPr="003519A7">
        <w:t>Triggs</w:t>
      </w:r>
      <w:proofErr w:type="spellEnd"/>
      <w:r w:rsidRPr="003519A7">
        <w:t>, B., “Histograms of Oriented Gradients for Human Detection,” IEEE Computer Society Conference on Computer Vision and Pattern Recognition, 2005, San Diego, CA, USA.</w:t>
      </w:r>
    </w:p>
    <w:p w:rsidR="00D47149" w:rsidRDefault="00D47149" w:rsidP="00D47149">
      <w:pPr>
        <w:pStyle w:val="5"/>
      </w:pPr>
      <w:r w:rsidRPr="003519A7">
        <w:t xml:space="preserve">David G. Lowe, “Distinctive image features from scale-invariant </w:t>
      </w:r>
      <w:proofErr w:type="spellStart"/>
      <w:r w:rsidRPr="003519A7">
        <w:t>keypoints</w:t>
      </w:r>
      <w:proofErr w:type="spellEnd"/>
      <w:r w:rsidRPr="003519A7">
        <w:t>,” International Journal of Computer Vision, 60, 2 (2004), pp. 91-110.</w:t>
      </w:r>
    </w:p>
    <w:p w:rsidR="00D47149" w:rsidRDefault="00D47149" w:rsidP="00D47149">
      <w:pPr>
        <w:pStyle w:val="5"/>
      </w:pPr>
      <w:r w:rsidRPr="003519A7">
        <w:t xml:space="preserve">Adam </w:t>
      </w:r>
      <w:proofErr w:type="spellStart"/>
      <w:r w:rsidRPr="003519A7">
        <w:t>Geitgey</w:t>
      </w:r>
      <w:proofErr w:type="spellEnd"/>
      <w:r w:rsidRPr="003519A7">
        <w:t>, Machine Learning is Fun!  Part 4: Modern Face Recognition with Deep Learning</w:t>
      </w:r>
    </w:p>
    <w:p w:rsidR="00140AE7" w:rsidRPr="003519A7" w:rsidRDefault="00140AE7" w:rsidP="00140AE7">
      <w:pPr>
        <w:pStyle w:val="5"/>
        <w:numPr>
          <w:ilvl w:val="0"/>
          <w:numId w:val="0"/>
        </w:numPr>
        <w:rPr>
          <w:rFonts w:hint="eastAsia"/>
        </w:rPr>
      </w:pPr>
    </w:p>
    <w:p w:rsidR="00D47149" w:rsidRDefault="00D47149" w:rsidP="00D47149">
      <w:pPr>
        <w:pStyle w:val="5"/>
        <w:numPr>
          <w:ilvl w:val="0"/>
          <w:numId w:val="0"/>
        </w:numPr>
        <w:ind w:left="562"/>
      </w:pPr>
    </w:p>
    <w:p w:rsidR="00C01B2A" w:rsidRDefault="00C01B2A" w:rsidP="005A5BEE">
      <w:pPr>
        <w:pStyle w:val="40"/>
        <w:ind w:firstLineChars="0" w:firstLine="0"/>
      </w:pPr>
    </w:p>
    <w:p w:rsidR="007217D0" w:rsidRDefault="007217D0" w:rsidP="005A5BEE">
      <w:pPr>
        <w:pStyle w:val="40"/>
        <w:ind w:firstLineChars="0" w:firstLine="0"/>
      </w:pPr>
    </w:p>
    <w:sectPr w:rsidR="007217D0">
      <w:headerReference w:type="default" r:id="rId23"/>
      <w:footerReference w:type="default" r:id="rId24"/>
      <w:pgSz w:w="11906" w:h="16838"/>
      <w:pgMar w:top="1701" w:right="1077" w:bottom="1417" w:left="1077" w:header="567" w:footer="567"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4960" w:rsidRDefault="00F94960">
      <w:r>
        <w:separator/>
      </w:r>
    </w:p>
  </w:endnote>
  <w:endnote w:type="continuationSeparator" w:id="0">
    <w:p w:rsidR="00F94960" w:rsidRDefault="00F949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Neue">
    <w:altName w:val="Times New Roman"/>
    <w:charset w:val="00"/>
    <w:family w:val="auto"/>
    <w:pitch w:val="default"/>
  </w:font>
  <w:font w:name="等线">
    <w:altName w:val="DengXian"/>
    <w:panose1 w:val="02010600030101010101"/>
    <w:charset w:val="86"/>
    <w:family w:val="auto"/>
    <w:pitch w:val="variable"/>
    <w:sig w:usb0="A00002BF" w:usb1="38CF7CFA" w:usb2="00000016" w:usb3="00000000" w:csb0="0004000F" w:csb1="00000000"/>
  </w:font>
  <w:font w:name="FreeSans">
    <w:altName w:val="Calibri"/>
    <w:charset w:val="00"/>
    <w:family w:val="auto"/>
    <w:pitch w:val="variable"/>
  </w:font>
  <w:font w:name="OpenSymbol">
    <w:charset w:val="02"/>
    <w:family w:val="auto"/>
    <w:pitch w:val="default"/>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0"/>
    <w:family w:val="roman"/>
    <w:pitch w:val="variable"/>
  </w:font>
  <w:font w:name="Liberation Sans">
    <w:charset w:val="00"/>
    <w:family w:val="swiss"/>
    <w:pitch w:val="variable"/>
  </w:font>
  <w:font w:name="Droid Sans Fallback">
    <w:altName w:val="Segoe UI"/>
    <w:charset w:val="00"/>
    <w:family w:val="auto"/>
    <w:pitch w:val="variable"/>
  </w:font>
  <w:font w:name="Liberation Mono">
    <w:altName w:val="Calibri"/>
    <w:charset w:val="00"/>
    <w:family w:val="modern"/>
    <w:pitch w:val="fixed"/>
  </w:font>
  <w:font w:name="Nimbus Mono L">
    <w:altName w:val="Calibri"/>
    <w:charset w:val="00"/>
    <w:family w:val="modern"/>
    <w:pitch w:val="fixed"/>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amp;quot">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C64" w:rsidRDefault="00A30C64">
    <w:pPr>
      <w:pStyle w:val="aa"/>
      <w:spacing w:before="24" w:after="24"/>
      <w:jc w:val="center"/>
    </w:pPr>
    <w:r>
      <w:fldChar w:fldCharType="begin"/>
    </w:r>
    <w:r>
      <w:instrText>PAGE   \* MERGEFORMAT</w:instrText>
    </w:r>
    <w:r>
      <w:fldChar w:fldCharType="separate"/>
    </w:r>
    <w:r w:rsidRPr="00065380">
      <w:rPr>
        <w:noProof/>
        <w:lang w:val="zh-CN"/>
      </w:rPr>
      <w:t>23</w:t>
    </w:r>
    <w:r>
      <w:fldChar w:fldCharType="end"/>
    </w:r>
  </w:p>
  <w:p w:rsidR="00A30C64" w:rsidRDefault="00A30C64">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4960" w:rsidRDefault="00F94960">
      <w:r>
        <w:separator/>
      </w:r>
    </w:p>
  </w:footnote>
  <w:footnote w:type="continuationSeparator" w:id="0">
    <w:p w:rsidR="00F94960" w:rsidRDefault="00F949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C64" w:rsidRDefault="00A30C64">
    <w:pPr>
      <w:pStyle w:val="ac"/>
      <w:pBdr>
        <w:bottom w:val="single" w:sz="4" w:space="1" w:color="auto"/>
      </w:pBdr>
      <w:spacing w:line="240" w:lineRule="atLeast"/>
      <w:jc w:val="left"/>
      <w:rPr>
        <w:rFonts w:ascii="黑体" w:eastAsia="黑体"/>
        <w:b/>
        <w:sz w:val="32"/>
        <w:szCs w:val="28"/>
      </w:rPr>
    </w:pPr>
    <w:r w:rsidRPr="00572169">
      <w:rPr>
        <w:noProof/>
      </w:rPr>
      <w:drawing>
        <wp:inline distT="0" distB="0" distL="0" distR="0">
          <wp:extent cx="1219200" cy="396240"/>
          <wp:effectExtent l="0" t="0" r="0" b="0"/>
          <wp:docPr id="383"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396240"/>
                  </a:xfrm>
                  <a:prstGeom prst="rect">
                    <a:avLst/>
                  </a:prstGeom>
                  <a:noFill/>
                  <a:ln>
                    <a:noFill/>
                  </a:ln>
                </pic:spPr>
              </pic:pic>
            </a:graphicData>
          </a:graphic>
        </wp:inline>
      </w:drawing>
    </w:r>
    <w:r>
      <w:tab/>
      <w:t xml:space="preserve">                 </w:t>
    </w:r>
    <w:r>
      <w:rPr>
        <w:rFonts w:hint="eastAsia"/>
      </w:rPr>
      <w:t xml:space="preserve">                                         </w:t>
    </w:r>
    <w:r>
      <w:rPr>
        <w:rFonts w:ascii="宋体" w:hAnsi="宋体" w:cs="宋体" w:hint="eastAsia"/>
        <w:color w:val="342C29"/>
        <w:spacing w:val="20"/>
        <w:sz w:val="21"/>
        <w:szCs w:val="21"/>
      </w:rPr>
      <w:t xml:space="preserve">让每一名学员高薪就业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3"/>
    <w:multiLevelType w:val="multilevel"/>
    <w:tmpl w:val="972E3352"/>
    <w:lvl w:ilvl="0">
      <w:start w:val="1"/>
      <w:numFmt w:val="decimal"/>
      <w:pStyle w:val="1"/>
      <w:lvlText w:val="%1."/>
      <w:lvlJc w:val="left"/>
      <w:pPr>
        <w:tabs>
          <w:tab w:val="left" w:pos="425"/>
        </w:tabs>
        <w:ind w:left="425" w:hanging="425"/>
      </w:pPr>
      <w:rPr>
        <w:rFonts w:hint="eastAsia"/>
      </w:rPr>
    </w:lvl>
    <w:lvl w:ilvl="1">
      <w:start w:val="1"/>
      <w:numFmt w:val="decimal"/>
      <w:pStyle w:val="2"/>
      <w:lvlText w:val="%1.%2."/>
      <w:lvlJc w:val="left"/>
      <w:pPr>
        <w:tabs>
          <w:tab w:val="left" w:pos="567"/>
        </w:tabs>
        <w:ind w:left="567" w:hanging="567"/>
      </w:pPr>
      <w:rPr>
        <w:rFonts w:hint="eastAsia"/>
      </w:rPr>
    </w:lvl>
    <w:lvl w:ilvl="2">
      <w:start w:val="1"/>
      <w:numFmt w:val="decimal"/>
      <w:pStyle w:val="3"/>
      <w:lvlText w:val="%1.%2.%3."/>
      <w:lvlJc w:val="left"/>
      <w:pPr>
        <w:tabs>
          <w:tab w:val="left" w:pos="709"/>
        </w:tabs>
        <w:ind w:left="709" w:hanging="709"/>
      </w:pPr>
      <w:rPr>
        <w:rFonts w:ascii="Arial" w:hAnsi="Arial" w:cs="Arial" w:hint="default"/>
        <w:color w:val="auto"/>
      </w:rPr>
    </w:lvl>
    <w:lvl w:ilvl="3">
      <w:start w:val="1"/>
      <w:numFmt w:val="decimal"/>
      <w:pStyle w:val="5"/>
      <w:lvlText w:val="%4."/>
      <w:lvlJc w:val="left"/>
      <w:pPr>
        <w:tabs>
          <w:tab w:val="left" w:pos="845"/>
        </w:tabs>
        <w:ind w:left="845" w:hanging="420"/>
      </w:pPr>
      <w:rPr>
        <w:rFonts w:ascii="Arial" w:eastAsia="宋体" w:hAnsi="Arial" w:hint="default"/>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 w15:restartNumberingAfterBreak="0">
    <w:nsid w:val="013A3648"/>
    <w:multiLevelType w:val="multilevel"/>
    <w:tmpl w:val="51025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300071"/>
    <w:multiLevelType w:val="multilevel"/>
    <w:tmpl w:val="3DDA4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45BCC"/>
    <w:multiLevelType w:val="multilevel"/>
    <w:tmpl w:val="EB863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7D14B4"/>
    <w:multiLevelType w:val="multilevel"/>
    <w:tmpl w:val="CFCEA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7706F7"/>
    <w:multiLevelType w:val="multilevel"/>
    <w:tmpl w:val="D39A6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3208A7"/>
    <w:multiLevelType w:val="multilevel"/>
    <w:tmpl w:val="284E8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893787"/>
    <w:multiLevelType w:val="multilevel"/>
    <w:tmpl w:val="0DF6E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B53BB7"/>
    <w:multiLevelType w:val="multilevel"/>
    <w:tmpl w:val="94F28B58"/>
    <w:lvl w:ilvl="0">
      <w:start w:val="1"/>
      <w:numFmt w:val="decimal"/>
      <w:lvlText w:val="%1."/>
      <w:lvlJc w:val="left"/>
      <w:rPr>
        <w:rFonts w:ascii="Helvetica Neue" w:eastAsia="等线" w:hAnsi="Helvetica Neue" w:cs="FreeSans"/>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9" w15:restartNumberingAfterBreak="0">
    <w:nsid w:val="13625C3B"/>
    <w:multiLevelType w:val="multilevel"/>
    <w:tmpl w:val="1EFC1DB6"/>
    <w:lvl w:ilvl="0">
      <w:start w:val="1"/>
      <w:numFmt w:val="decimal"/>
      <w:lvlText w:val="%1."/>
      <w:lvlJc w:val="left"/>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0" w15:restartNumberingAfterBreak="0">
    <w:nsid w:val="17D924D7"/>
    <w:multiLevelType w:val="multilevel"/>
    <w:tmpl w:val="04AA3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634F79"/>
    <w:multiLevelType w:val="multilevel"/>
    <w:tmpl w:val="30E299B2"/>
    <w:lvl w:ilvl="0">
      <w:start w:val="1"/>
      <w:numFmt w:val="decimal"/>
      <w:lvlText w:val="%1."/>
      <w:lvlJc w:val="left"/>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2" w15:restartNumberingAfterBreak="0">
    <w:nsid w:val="1C2A26C4"/>
    <w:multiLevelType w:val="multilevel"/>
    <w:tmpl w:val="C8006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4E5197"/>
    <w:multiLevelType w:val="multilevel"/>
    <w:tmpl w:val="B9741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5E670D"/>
    <w:multiLevelType w:val="multilevel"/>
    <w:tmpl w:val="35C07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F775CB"/>
    <w:multiLevelType w:val="multilevel"/>
    <w:tmpl w:val="775EE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724675"/>
    <w:multiLevelType w:val="multilevel"/>
    <w:tmpl w:val="65F4D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6F23A7"/>
    <w:multiLevelType w:val="multilevel"/>
    <w:tmpl w:val="F1C4A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C202E4"/>
    <w:multiLevelType w:val="multilevel"/>
    <w:tmpl w:val="4784E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CE2897"/>
    <w:multiLevelType w:val="multilevel"/>
    <w:tmpl w:val="CFD83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597951"/>
    <w:multiLevelType w:val="multilevel"/>
    <w:tmpl w:val="CB703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4163B5"/>
    <w:multiLevelType w:val="multilevel"/>
    <w:tmpl w:val="D9FE923E"/>
    <w:lvl w:ilvl="0">
      <w:start w:val="1"/>
      <w:numFmt w:val="decimal"/>
      <w:lvlText w:val="%1."/>
      <w:lvlJc w:val="left"/>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2" w15:restartNumberingAfterBreak="0">
    <w:nsid w:val="49C309A0"/>
    <w:multiLevelType w:val="hybridMultilevel"/>
    <w:tmpl w:val="1880628C"/>
    <w:lvl w:ilvl="0" w:tplc="0B88BC6C">
      <w:start w:val="1"/>
      <w:numFmt w:val="decimal"/>
      <w:lvlText w:val="例%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D497D73"/>
    <w:multiLevelType w:val="multilevel"/>
    <w:tmpl w:val="E4CAD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50D71AB"/>
    <w:multiLevelType w:val="multilevel"/>
    <w:tmpl w:val="F7D43F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3422C1"/>
    <w:multiLevelType w:val="multilevel"/>
    <w:tmpl w:val="DB90B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AC36DE"/>
    <w:multiLevelType w:val="multilevel"/>
    <w:tmpl w:val="1FB26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B003274"/>
    <w:multiLevelType w:val="multilevel"/>
    <w:tmpl w:val="9B9C3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BF14DA2"/>
    <w:multiLevelType w:val="multilevel"/>
    <w:tmpl w:val="FB1C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C8748A9"/>
    <w:multiLevelType w:val="multilevel"/>
    <w:tmpl w:val="C5A0304C"/>
    <w:lvl w:ilvl="0">
      <w:start w:val="1"/>
      <w:numFmt w:val="decimal"/>
      <w:lvlText w:val="%1."/>
      <w:lvlJc w:val="left"/>
      <w:rPr>
        <w:rFonts w:ascii="Helvetica Neue" w:eastAsia="等线" w:hAnsi="Helvetica Neue" w:cs="FreeSans"/>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0" w15:restartNumberingAfterBreak="0">
    <w:nsid w:val="71923E31"/>
    <w:multiLevelType w:val="multilevel"/>
    <w:tmpl w:val="2A64B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351468D"/>
    <w:multiLevelType w:val="multilevel"/>
    <w:tmpl w:val="2F100106"/>
    <w:lvl w:ilvl="0">
      <w:start w:val="1"/>
      <w:numFmt w:val="decimal"/>
      <w:lvlText w:val="%1."/>
      <w:lvlJc w:val="left"/>
      <w:rPr>
        <w:rFonts w:ascii="Helvetica Neue" w:eastAsia="等线" w:hAnsi="Helvetica Neue" w:cs="FreeSans"/>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2" w15:restartNumberingAfterBreak="0">
    <w:nsid w:val="76EC1C57"/>
    <w:multiLevelType w:val="multilevel"/>
    <w:tmpl w:val="D6087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7"/>
  </w:num>
  <w:num w:numId="3">
    <w:abstractNumId w:val="23"/>
  </w:num>
  <w:num w:numId="4">
    <w:abstractNumId w:val="2"/>
  </w:num>
  <w:num w:numId="5">
    <w:abstractNumId w:val="24"/>
  </w:num>
  <w:num w:numId="6">
    <w:abstractNumId w:val="14"/>
  </w:num>
  <w:num w:numId="7">
    <w:abstractNumId w:val="8"/>
  </w:num>
  <w:num w:numId="8">
    <w:abstractNumId w:val="11"/>
  </w:num>
  <w:num w:numId="9">
    <w:abstractNumId w:val="9"/>
  </w:num>
  <w:num w:numId="10">
    <w:abstractNumId w:val="31"/>
  </w:num>
  <w:num w:numId="11">
    <w:abstractNumId w:val="21"/>
  </w:num>
  <w:num w:numId="12">
    <w:abstractNumId w:val="29"/>
  </w:num>
  <w:num w:numId="13">
    <w:abstractNumId w:val="15"/>
  </w:num>
  <w:num w:numId="14">
    <w:abstractNumId w:val="18"/>
  </w:num>
  <w:num w:numId="15">
    <w:abstractNumId w:val="6"/>
  </w:num>
  <w:num w:numId="16">
    <w:abstractNumId w:val="32"/>
  </w:num>
  <w:num w:numId="17">
    <w:abstractNumId w:val="10"/>
  </w:num>
  <w:num w:numId="18">
    <w:abstractNumId w:val="4"/>
  </w:num>
  <w:num w:numId="19">
    <w:abstractNumId w:val="19"/>
  </w:num>
  <w:num w:numId="20">
    <w:abstractNumId w:val="25"/>
  </w:num>
  <w:num w:numId="21">
    <w:abstractNumId w:val="5"/>
  </w:num>
  <w:num w:numId="22">
    <w:abstractNumId w:val="3"/>
  </w:num>
  <w:num w:numId="23">
    <w:abstractNumId w:val="7"/>
  </w:num>
  <w:num w:numId="24">
    <w:abstractNumId w:val="28"/>
  </w:num>
  <w:num w:numId="25">
    <w:abstractNumId w:val="27"/>
  </w:num>
  <w:num w:numId="26">
    <w:abstractNumId w:val="20"/>
  </w:num>
  <w:num w:numId="27">
    <w:abstractNumId w:val="13"/>
  </w:num>
  <w:num w:numId="28">
    <w:abstractNumId w:val="22"/>
  </w:num>
  <w:num w:numId="29">
    <w:abstractNumId w:val="16"/>
  </w:num>
  <w:num w:numId="30">
    <w:abstractNumId w:val="30"/>
  </w:num>
  <w:num w:numId="31">
    <w:abstractNumId w:val="12"/>
  </w:num>
  <w:num w:numId="32">
    <w:abstractNumId w:val="26"/>
  </w:num>
  <w:num w:numId="33">
    <w:abstractNumId w:val="1"/>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ia Huang">
    <w15:presenceInfo w15:providerId="Windows Live" w15:userId="69236a0a1bd6fb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3A6"/>
    <w:rsid w:val="0000095E"/>
    <w:rsid w:val="00000F96"/>
    <w:rsid w:val="00002C5C"/>
    <w:rsid w:val="00004AC4"/>
    <w:rsid w:val="00005253"/>
    <w:rsid w:val="00006B9F"/>
    <w:rsid w:val="0001192C"/>
    <w:rsid w:val="00011A19"/>
    <w:rsid w:val="00013F0E"/>
    <w:rsid w:val="00014326"/>
    <w:rsid w:val="00014AD4"/>
    <w:rsid w:val="00015FF2"/>
    <w:rsid w:val="00016389"/>
    <w:rsid w:val="000163C5"/>
    <w:rsid w:val="000169CD"/>
    <w:rsid w:val="00017BE4"/>
    <w:rsid w:val="00022DC4"/>
    <w:rsid w:val="000256D8"/>
    <w:rsid w:val="000273FE"/>
    <w:rsid w:val="00027D01"/>
    <w:rsid w:val="00030983"/>
    <w:rsid w:val="00030A93"/>
    <w:rsid w:val="0003349E"/>
    <w:rsid w:val="000343E4"/>
    <w:rsid w:val="0003634B"/>
    <w:rsid w:val="00037795"/>
    <w:rsid w:val="00037BAD"/>
    <w:rsid w:val="00040F76"/>
    <w:rsid w:val="00043200"/>
    <w:rsid w:val="00043BEF"/>
    <w:rsid w:val="00043E0F"/>
    <w:rsid w:val="00043EA2"/>
    <w:rsid w:val="00044F00"/>
    <w:rsid w:val="00045E06"/>
    <w:rsid w:val="000500A1"/>
    <w:rsid w:val="00050A36"/>
    <w:rsid w:val="000510D0"/>
    <w:rsid w:val="000554EB"/>
    <w:rsid w:val="00056996"/>
    <w:rsid w:val="00057B3A"/>
    <w:rsid w:val="000617B5"/>
    <w:rsid w:val="000621F7"/>
    <w:rsid w:val="00065380"/>
    <w:rsid w:val="00065AD4"/>
    <w:rsid w:val="00065EB6"/>
    <w:rsid w:val="00067320"/>
    <w:rsid w:val="00070D51"/>
    <w:rsid w:val="0007173B"/>
    <w:rsid w:val="00072CEF"/>
    <w:rsid w:val="00077CB2"/>
    <w:rsid w:val="000800C2"/>
    <w:rsid w:val="000838ED"/>
    <w:rsid w:val="000856E0"/>
    <w:rsid w:val="000866C3"/>
    <w:rsid w:val="00093816"/>
    <w:rsid w:val="000954B1"/>
    <w:rsid w:val="000A569A"/>
    <w:rsid w:val="000A76A3"/>
    <w:rsid w:val="000B0EBE"/>
    <w:rsid w:val="000B1AD9"/>
    <w:rsid w:val="000B45CF"/>
    <w:rsid w:val="000B46D3"/>
    <w:rsid w:val="000B5C79"/>
    <w:rsid w:val="000B758F"/>
    <w:rsid w:val="000B7D27"/>
    <w:rsid w:val="000B7F11"/>
    <w:rsid w:val="000C3452"/>
    <w:rsid w:val="000C6F9B"/>
    <w:rsid w:val="000C7CCF"/>
    <w:rsid w:val="000D1C2C"/>
    <w:rsid w:val="000D2F6E"/>
    <w:rsid w:val="000D32B3"/>
    <w:rsid w:val="000D4DFC"/>
    <w:rsid w:val="000D7B0D"/>
    <w:rsid w:val="000E1851"/>
    <w:rsid w:val="000E2911"/>
    <w:rsid w:val="000E37D3"/>
    <w:rsid w:val="000E6FBC"/>
    <w:rsid w:val="000F021C"/>
    <w:rsid w:val="000F1869"/>
    <w:rsid w:val="000F1A88"/>
    <w:rsid w:val="000F6DFD"/>
    <w:rsid w:val="001000CF"/>
    <w:rsid w:val="001007F2"/>
    <w:rsid w:val="001033F5"/>
    <w:rsid w:val="00104156"/>
    <w:rsid w:val="0010514C"/>
    <w:rsid w:val="00111FDC"/>
    <w:rsid w:val="00114F5F"/>
    <w:rsid w:val="00117369"/>
    <w:rsid w:val="0011773E"/>
    <w:rsid w:val="00120544"/>
    <w:rsid w:val="00120C36"/>
    <w:rsid w:val="0012537F"/>
    <w:rsid w:val="00126C5B"/>
    <w:rsid w:val="00127C59"/>
    <w:rsid w:val="0013055E"/>
    <w:rsid w:val="001334FF"/>
    <w:rsid w:val="00135343"/>
    <w:rsid w:val="00136EE2"/>
    <w:rsid w:val="00140AE7"/>
    <w:rsid w:val="00142F18"/>
    <w:rsid w:val="001451F5"/>
    <w:rsid w:val="00153C40"/>
    <w:rsid w:val="0015419A"/>
    <w:rsid w:val="00160025"/>
    <w:rsid w:val="001609B5"/>
    <w:rsid w:val="00161D58"/>
    <w:rsid w:val="001622BA"/>
    <w:rsid w:val="0016494D"/>
    <w:rsid w:val="00165A33"/>
    <w:rsid w:val="00172A27"/>
    <w:rsid w:val="00172AD7"/>
    <w:rsid w:val="00173467"/>
    <w:rsid w:val="001737AF"/>
    <w:rsid w:val="001742C6"/>
    <w:rsid w:val="0017445E"/>
    <w:rsid w:val="00175ECF"/>
    <w:rsid w:val="001763D3"/>
    <w:rsid w:val="00177EAC"/>
    <w:rsid w:val="001817C7"/>
    <w:rsid w:val="00182993"/>
    <w:rsid w:val="00182D2B"/>
    <w:rsid w:val="001843B2"/>
    <w:rsid w:val="00185766"/>
    <w:rsid w:val="00186719"/>
    <w:rsid w:val="001919EC"/>
    <w:rsid w:val="00193D16"/>
    <w:rsid w:val="0019535C"/>
    <w:rsid w:val="00195DDD"/>
    <w:rsid w:val="001A0769"/>
    <w:rsid w:val="001A0D66"/>
    <w:rsid w:val="001A12E4"/>
    <w:rsid w:val="001A21E0"/>
    <w:rsid w:val="001A5AF5"/>
    <w:rsid w:val="001A6D9D"/>
    <w:rsid w:val="001A7D1D"/>
    <w:rsid w:val="001B33B2"/>
    <w:rsid w:val="001B5F58"/>
    <w:rsid w:val="001C0179"/>
    <w:rsid w:val="001C0EF2"/>
    <w:rsid w:val="001C2A86"/>
    <w:rsid w:val="001C60BD"/>
    <w:rsid w:val="001C6A9D"/>
    <w:rsid w:val="001D0FD2"/>
    <w:rsid w:val="001D1FBA"/>
    <w:rsid w:val="001D6E3C"/>
    <w:rsid w:val="001E58AB"/>
    <w:rsid w:val="001E5FDE"/>
    <w:rsid w:val="001E7920"/>
    <w:rsid w:val="001F06AB"/>
    <w:rsid w:val="001F7513"/>
    <w:rsid w:val="002032C4"/>
    <w:rsid w:val="002032EA"/>
    <w:rsid w:val="002063AC"/>
    <w:rsid w:val="002079E9"/>
    <w:rsid w:val="002108C8"/>
    <w:rsid w:val="00211A5F"/>
    <w:rsid w:val="002124B4"/>
    <w:rsid w:val="002139EC"/>
    <w:rsid w:val="00221A99"/>
    <w:rsid w:val="002220DC"/>
    <w:rsid w:val="00222AE4"/>
    <w:rsid w:val="002257B7"/>
    <w:rsid w:val="00225EF4"/>
    <w:rsid w:val="00230642"/>
    <w:rsid w:val="00230D8A"/>
    <w:rsid w:val="0023448A"/>
    <w:rsid w:val="00235D2F"/>
    <w:rsid w:val="00240E2D"/>
    <w:rsid w:val="002411F1"/>
    <w:rsid w:val="002415E9"/>
    <w:rsid w:val="00241977"/>
    <w:rsid w:val="00246EBE"/>
    <w:rsid w:val="00247D72"/>
    <w:rsid w:val="00250C89"/>
    <w:rsid w:val="002537DB"/>
    <w:rsid w:val="00254414"/>
    <w:rsid w:val="00254B9B"/>
    <w:rsid w:val="00255DE1"/>
    <w:rsid w:val="0025726E"/>
    <w:rsid w:val="0027373D"/>
    <w:rsid w:val="0027568B"/>
    <w:rsid w:val="002756F7"/>
    <w:rsid w:val="002769F7"/>
    <w:rsid w:val="002843B3"/>
    <w:rsid w:val="00285183"/>
    <w:rsid w:val="00286847"/>
    <w:rsid w:val="002916C7"/>
    <w:rsid w:val="00294399"/>
    <w:rsid w:val="00296B31"/>
    <w:rsid w:val="002A083E"/>
    <w:rsid w:val="002A13B8"/>
    <w:rsid w:val="002A47AC"/>
    <w:rsid w:val="002A5B79"/>
    <w:rsid w:val="002A6ED0"/>
    <w:rsid w:val="002B51BC"/>
    <w:rsid w:val="002B5F93"/>
    <w:rsid w:val="002C0C43"/>
    <w:rsid w:val="002D1D64"/>
    <w:rsid w:val="002D238A"/>
    <w:rsid w:val="002D6305"/>
    <w:rsid w:val="002E6481"/>
    <w:rsid w:val="002E7223"/>
    <w:rsid w:val="002E7C3A"/>
    <w:rsid w:val="002F1C5D"/>
    <w:rsid w:val="002F2C6D"/>
    <w:rsid w:val="002F66D8"/>
    <w:rsid w:val="002F7494"/>
    <w:rsid w:val="002F7E1A"/>
    <w:rsid w:val="0030010E"/>
    <w:rsid w:val="00300F43"/>
    <w:rsid w:val="00303EB9"/>
    <w:rsid w:val="00304840"/>
    <w:rsid w:val="00305BE8"/>
    <w:rsid w:val="00311536"/>
    <w:rsid w:val="00316F93"/>
    <w:rsid w:val="003207FB"/>
    <w:rsid w:val="00321D5F"/>
    <w:rsid w:val="0033097B"/>
    <w:rsid w:val="003313B3"/>
    <w:rsid w:val="00332E46"/>
    <w:rsid w:val="00337317"/>
    <w:rsid w:val="00341160"/>
    <w:rsid w:val="003420AA"/>
    <w:rsid w:val="0034392B"/>
    <w:rsid w:val="00351CF2"/>
    <w:rsid w:val="003543BF"/>
    <w:rsid w:val="00356AA1"/>
    <w:rsid w:val="00356FAC"/>
    <w:rsid w:val="00361927"/>
    <w:rsid w:val="00362F8A"/>
    <w:rsid w:val="00367910"/>
    <w:rsid w:val="0037105C"/>
    <w:rsid w:val="00373FBC"/>
    <w:rsid w:val="00375F42"/>
    <w:rsid w:val="00377B6E"/>
    <w:rsid w:val="00381C03"/>
    <w:rsid w:val="00381DAD"/>
    <w:rsid w:val="0038783D"/>
    <w:rsid w:val="00390DD6"/>
    <w:rsid w:val="00391D4D"/>
    <w:rsid w:val="003934A4"/>
    <w:rsid w:val="0039789B"/>
    <w:rsid w:val="003A2BD5"/>
    <w:rsid w:val="003A3474"/>
    <w:rsid w:val="003A5279"/>
    <w:rsid w:val="003B073E"/>
    <w:rsid w:val="003B19E0"/>
    <w:rsid w:val="003B23EA"/>
    <w:rsid w:val="003B3E27"/>
    <w:rsid w:val="003B5495"/>
    <w:rsid w:val="003B796F"/>
    <w:rsid w:val="003C4DD6"/>
    <w:rsid w:val="003C53B2"/>
    <w:rsid w:val="003C6DCE"/>
    <w:rsid w:val="003C743A"/>
    <w:rsid w:val="003D0171"/>
    <w:rsid w:val="003D067E"/>
    <w:rsid w:val="003D1E88"/>
    <w:rsid w:val="003D6D19"/>
    <w:rsid w:val="003D7DF2"/>
    <w:rsid w:val="003E192A"/>
    <w:rsid w:val="003E22B4"/>
    <w:rsid w:val="003E7E39"/>
    <w:rsid w:val="003E7FF2"/>
    <w:rsid w:val="003F0D90"/>
    <w:rsid w:val="003F22E5"/>
    <w:rsid w:val="003F3103"/>
    <w:rsid w:val="003F60B5"/>
    <w:rsid w:val="003F6549"/>
    <w:rsid w:val="003F66B1"/>
    <w:rsid w:val="004057C3"/>
    <w:rsid w:val="004062B3"/>
    <w:rsid w:val="00410E3B"/>
    <w:rsid w:val="004122E9"/>
    <w:rsid w:val="00414BDC"/>
    <w:rsid w:val="00420EBA"/>
    <w:rsid w:val="00423F8E"/>
    <w:rsid w:val="00424C64"/>
    <w:rsid w:val="004257E6"/>
    <w:rsid w:val="00431F55"/>
    <w:rsid w:val="00433B2F"/>
    <w:rsid w:val="00436BAB"/>
    <w:rsid w:val="0044052E"/>
    <w:rsid w:val="004428BE"/>
    <w:rsid w:val="0044390A"/>
    <w:rsid w:val="00451696"/>
    <w:rsid w:val="0045243C"/>
    <w:rsid w:val="00455E49"/>
    <w:rsid w:val="00455FAC"/>
    <w:rsid w:val="00456A84"/>
    <w:rsid w:val="00457DD4"/>
    <w:rsid w:val="00461681"/>
    <w:rsid w:val="00463A6A"/>
    <w:rsid w:val="00463C64"/>
    <w:rsid w:val="00464578"/>
    <w:rsid w:val="0046568E"/>
    <w:rsid w:val="00471E1B"/>
    <w:rsid w:val="00472ADE"/>
    <w:rsid w:val="004754FC"/>
    <w:rsid w:val="004771FD"/>
    <w:rsid w:val="004773F7"/>
    <w:rsid w:val="00480EDB"/>
    <w:rsid w:val="004816EC"/>
    <w:rsid w:val="00483FFF"/>
    <w:rsid w:val="0048438F"/>
    <w:rsid w:val="004847D4"/>
    <w:rsid w:val="00484F21"/>
    <w:rsid w:val="00485C73"/>
    <w:rsid w:val="00487B60"/>
    <w:rsid w:val="00487B87"/>
    <w:rsid w:val="0049547E"/>
    <w:rsid w:val="00496376"/>
    <w:rsid w:val="004A2DEA"/>
    <w:rsid w:val="004A3FA7"/>
    <w:rsid w:val="004A4C2A"/>
    <w:rsid w:val="004A72A7"/>
    <w:rsid w:val="004B077C"/>
    <w:rsid w:val="004B2D37"/>
    <w:rsid w:val="004B736D"/>
    <w:rsid w:val="004C29D5"/>
    <w:rsid w:val="004C4837"/>
    <w:rsid w:val="004C619E"/>
    <w:rsid w:val="004C7C38"/>
    <w:rsid w:val="004D04FB"/>
    <w:rsid w:val="004D1A79"/>
    <w:rsid w:val="004D577A"/>
    <w:rsid w:val="004D5D2B"/>
    <w:rsid w:val="004D6A52"/>
    <w:rsid w:val="004D764A"/>
    <w:rsid w:val="004E0906"/>
    <w:rsid w:val="004E378D"/>
    <w:rsid w:val="004E3C89"/>
    <w:rsid w:val="004E4EB8"/>
    <w:rsid w:val="004F0FF4"/>
    <w:rsid w:val="004F28A6"/>
    <w:rsid w:val="004F3193"/>
    <w:rsid w:val="004F43BF"/>
    <w:rsid w:val="004F593C"/>
    <w:rsid w:val="0050301F"/>
    <w:rsid w:val="0050321F"/>
    <w:rsid w:val="005046C2"/>
    <w:rsid w:val="00505D05"/>
    <w:rsid w:val="00511236"/>
    <w:rsid w:val="00512470"/>
    <w:rsid w:val="0051265B"/>
    <w:rsid w:val="00513897"/>
    <w:rsid w:val="00520FA8"/>
    <w:rsid w:val="00524845"/>
    <w:rsid w:val="00524B1C"/>
    <w:rsid w:val="0052589D"/>
    <w:rsid w:val="005304A8"/>
    <w:rsid w:val="00531A92"/>
    <w:rsid w:val="00534EB6"/>
    <w:rsid w:val="00537F19"/>
    <w:rsid w:val="005412F2"/>
    <w:rsid w:val="005414E2"/>
    <w:rsid w:val="00544544"/>
    <w:rsid w:val="00552321"/>
    <w:rsid w:val="00552B16"/>
    <w:rsid w:val="005549FC"/>
    <w:rsid w:val="00555D38"/>
    <w:rsid w:val="00556350"/>
    <w:rsid w:val="005570F6"/>
    <w:rsid w:val="00560DE5"/>
    <w:rsid w:val="00561AF0"/>
    <w:rsid w:val="00562395"/>
    <w:rsid w:val="00565345"/>
    <w:rsid w:val="00566537"/>
    <w:rsid w:val="00567F3E"/>
    <w:rsid w:val="00572685"/>
    <w:rsid w:val="00573F06"/>
    <w:rsid w:val="005749EC"/>
    <w:rsid w:val="00574C98"/>
    <w:rsid w:val="00575132"/>
    <w:rsid w:val="0057608E"/>
    <w:rsid w:val="00580627"/>
    <w:rsid w:val="00583339"/>
    <w:rsid w:val="005844BA"/>
    <w:rsid w:val="00584BC8"/>
    <w:rsid w:val="00586A59"/>
    <w:rsid w:val="00586DD2"/>
    <w:rsid w:val="0059029C"/>
    <w:rsid w:val="00593AE6"/>
    <w:rsid w:val="005952EE"/>
    <w:rsid w:val="00596D72"/>
    <w:rsid w:val="005A12A7"/>
    <w:rsid w:val="005A16B1"/>
    <w:rsid w:val="005A539A"/>
    <w:rsid w:val="005A5BEE"/>
    <w:rsid w:val="005B0D1C"/>
    <w:rsid w:val="005B3B8C"/>
    <w:rsid w:val="005B59C3"/>
    <w:rsid w:val="005B7260"/>
    <w:rsid w:val="005B7E6B"/>
    <w:rsid w:val="005C0223"/>
    <w:rsid w:val="005C1E20"/>
    <w:rsid w:val="005C47F6"/>
    <w:rsid w:val="005C6E13"/>
    <w:rsid w:val="005D185A"/>
    <w:rsid w:val="005D396C"/>
    <w:rsid w:val="005D4A12"/>
    <w:rsid w:val="005D5D93"/>
    <w:rsid w:val="005D5E59"/>
    <w:rsid w:val="005E5034"/>
    <w:rsid w:val="005E655C"/>
    <w:rsid w:val="005F2298"/>
    <w:rsid w:val="005F2768"/>
    <w:rsid w:val="005F57E1"/>
    <w:rsid w:val="005F7B80"/>
    <w:rsid w:val="006009E7"/>
    <w:rsid w:val="00602633"/>
    <w:rsid w:val="00604751"/>
    <w:rsid w:val="00613520"/>
    <w:rsid w:val="00624AF3"/>
    <w:rsid w:val="0062685D"/>
    <w:rsid w:val="00626AD2"/>
    <w:rsid w:val="00627CDA"/>
    <w:rsid w:val="00632FAA"/>
    <w:rsid w:val="00634FAA"/>
    <w:rsid w:val="00637CEF"/>
    <w:rsid w:val="00640B21"/>
    <w:rsid w:val="00641824"/>
    <w:rsid w:val="00642812"/>
    <w:rsid w:val="00642BBF"/>
    <w:rsid w:val="006461DA"/>
    <w:rsid w:val="00646383"/>
    <w:rsid w:val="00646917"/>
    <w:rsid w:val="006470FD"/>
    <w:rsid w:val="00650F2B"/>
    <w:rsid w:val="0065372F"/>
    <w:rsid w:val="006553EC"/>
    <w:rsid w:val="00657685"/>
    <w:rsid w:val="00657BA9"/>
    <w:rsid w:val="006614BF"/>
    <w:rsid w:val="00663113"/>
    <w:rsid w:val="00663220"/>
    <w:rsid w:val="006633A6"/>
    <w:rsid w:val="006724E1"/>
    <w:rsid w:val="00672A6A"/>
    <w:rsid w:val="00681435"/>
    <w:rsid w:val="0068386E"/>
    <w:rsid w:val="00683BEA"/>
    <w:rsid w:val="00693A7A"/>
    <w:rsid w:val="006954E4"/>
    <w:rsid w:val="006978CA"/>
    <w:rsid w:val="006A1E74"/>
    <w:rsid w:val="006A279F"/>
    <w:rsid w:val="006A3EDD"/>
    <w:rsid w:val="006A7AC0"/>
    <w:rsid w:val="006B000A"/>
    <w:rsid w:val="006B08AD"/>
    <w:rsid w:val="006B29AB"/>
    <w:rsid w:val="006B3F98"/>
    <w:rsid w:val="006B4A9B"/>
    <w:rsid w:val="006C213A"/>
    <w:rsid w:val="006C22D7"/>
    <w:rsid w:val="006C52F6"/>
    <w:rsid w:val="006C607A"/>
    <w:rsid w:val="006C7A9B"/>
    <w:rsid w:val="006D2E5B"/>
    <w:rsid w:val="006D33CD"/>
    <w:rsid w:val="006D3A9F"/>
    <w:rsid w:val="006D3C97"/>
    <w:rsid w:val="006E1A86"/>
    <w:rsid w:val="006F0352"/>
    <w:rsid w:val="006F2144"/>
    <w:rsid w:val="006F3161"/>
    <w:rsid w:val="006F3306"/>
    <w:rsid w:val="006F3F45"/>
    <w:rsid w:val="006F4678"/>
    <w:rsid w:val="006F56C5"/>
    <w:rsid w:val="006F72E9"/>
    <w:rsid w:val="0070047A"/>
    <w:rsid w:val="00700C0C"/>
    <w:rsid w:val="007030CB"/>
    <w:rsid w:val="007060A3"/>
    <w:rsid w:val="00711AE8"/>
    <w:rsid w:val="0071352A"/>
    <w:rsid w:val="00713B59"/>
    <w:rsid w:val="0072121E"/>
    <w:rsid w:val="007217D0"/>
    <w:rsid w:val="007221EC"/>
    <w:rsid w:val="00723F68"/>
    <w:rsid w:val="00726B94"/>
    <w:rsid w:val="00730C9C"/>
    <w:rsid w:val="00730F60"/>
    <w:rsid w:val="00734C78"/>
    <w:rsid w:val="00741924"/>
    <w:rsid w:val="007471AD"/>
    <w:rsid w:val="0075131D"/>
    <w:rsid w:val="00752B8C"/>
    <w:rsid w:val="0075333C"/>
    <w:rsid w:val="00753C2C"/>
    <w:rsid w:val="00754163"/>
    <w:rsid w:val="007565AF"/>
    <w:rsid w:val="00757883"/>
    <w:rsid w:val="00760493"/>
    <w:rsid w:val="00760BD3"/>
    <w:rsid w:val="007612BB"/>
    <w:rsid w:val="00761D28"/>
    <w:rsid w:val="00764FFF"/>
    <w:rsid w:val="00765F95"/>
    <w:rsid w:val="00766903"/>
    <w:rsid w:val="007712DB"/>
    <w:rsid w:val="007717C9"/>
    <w:rsid w:val="00782240"/>
    <w:rsid w:val="007822BB"/>
    <w:rsid w:val="007829B8"/>
    <w:rsid w:val="007849BA"/>
    <w:rsid w:val="007902D8"/>
    <w:rsid w:val="007927B7"/>
    <w:rsid w:val="00792AD7"/>
    <w:rsid w:val="0079420A"/>
    <w:rsid w:val="007A0F03"/>
    <w:rsid w:val="007A4E32"/>
    <w:rsid w:val="007A6677"/>
    <w:rsid w:val="007B0365"/>
    <w:rsid w:val="007B16D6"/>
    <w:rsid w:val="007B35AE"/>
    <w:rsid w:val="007B478C"/>
    <w:rsid w:val="007C1057"/>
    <w:rsid w:val="007C1B1B"/>
    <w:rsid w:val="007C22CA"/>
    <w:rsid w:val="007C39A0"/>
    <w:rsid w:val="007D3340"/>
    <w:rsid w:val="007D4B36"/>
    <w:rsid w:val="007E1BB1"/>
    <w:rsid w:val="007E2042"/>
    <w:rsid w:val="007E6CAB"/>
    <w:rsid w:val="007F1459"/>
    <w:rsid w:val="007F16E9"/>
    <w:rsid w:val="007F2EBC"/>
    <w:rsid w:val="007F76CD"/>
    <w:rsid w:val="0080068E"/>
    <w:rsid w:val="0080435C"/>
    <w:rsid w:val="00804547"/>
    <w:rsid w:val="0080566A"/>
    <w:rsid w:val="00812F63"/>
    <w:rsid w:val="00813A48"/>
    <w:rsid w:val="00817623"/>
    <w:rsid w:val="00817F69"/>
    <w:rsid w:val="00821487"/>
    <w:rsid w:val="00821976"/>
    <w:rsid w:val="00822D56"/>
    <w:rsid w:val="0082389D"/>
    <w:rsid w:val="00825839"/>
    <w:rsid w:val="0083459B"/>
    <w:rsid w:val="0083753F"/>
    <w:rsid w:val="00843E09"/>
    <w:rsid w:val="00845D68"/>
    <w:rsid w:val="00853A5D"/>
    <w:rsid w:val="00855EF1"/>
    <w:rsid w:val="008560B4"/>
    <w:rsid w:val="00862B7B"/>
    <w:rsid w:val="00863288"/>
    <w:rsid w:val="008635A9"/>
    <w:rsid w:val="0086378F"/>
    <w:rsid w:val="00871712"/>
    <w:rsid w:val="00875068"/>
    <w:rsid w:val="00875224"/>
    <w:rsid w:val="00883782"/>
    <w:rsid w:val="008864C7"/>
    <w:rsid w:val="00891D3F"/>
    <w:rsid w:val="0089202C"/>
    <w:rsid w:val="00892B50"/>
    <w:rsid w:val="00894135"/>
    <w:rsid w:val="008A221E"/>
    <w:rsid w:val="008A40CC"/>
    <w:rsid w:val="008A4893"/>
    <w:rsid w:val="008A495D"/>
    <w:rsid w:val="008A561A"/>
    <w:rsid w:val="008A6B59"/>
    <w:rsid w:val="008B2231"/>
    <w:rsid w:val="008B2A01"/>
    <w:rsid w:val="008B6513"/>
    <w:rsid w:val="008B7E17"/>
    <w:rsid w:val="008C1C70"/>
    <w:rsid w:val="008C7607"/>
    <w:rsid w:val="008D202F"/>
    <w:rsid w:val="008D2720"/>
    <w:rsid w:val="008D4AA1"/>
    <w:rsid w:val="008D52E2"/>
    <w:rsid w:val="008D666A"/>
    <w:rsid w:val="008D691D"/>
    <w:rsid w:val="008D6AD8"/>
    <w:rsid w:val="008D76A1"/>
    <w:rsid w:val="008D7FB6"/>
    <w:rsid w:val="008E2FC6"/>
    <w:rsid w:val="008E3403"/>
    <w:rsid w:val="008E3FCF"/>
    <w:rsid w:val="008F1884"/>
    <w:rsid w:val="008F5572"/>
    <w:rsid w:val="00900B49"/>
    <w:rsid w:val="0090601A"/>
    <w:rsid w:val="00912ACB"/>
    <w:rsid w:val="00915DA6"/>
    <w:rsid w:val="0091720F"/>
    <w:rsid w:val="0092778B"/>
    <w:rsid w:val="00927F71"/>
    <w:rsid w:val="00931943"/>
    <w:rsid w:val="009323A3"/>
    <w:rsid w:val="00934144"/>
    <w:rsid w:val="009354F6"/>
    <w:rsid w:val="00935B21"/>
    <w:rsid w:val="00945C8D"/>
    <w:rsid w:val="009544C0"/>
    <w:rsid w:val="00955FD3"/>
    <w:rsid w:val="009610DF"/>
    <w:rsid w:val="009635CE"/>
    <w:rsid w:val="00964AB4"/>
    <w:rsid w:val="00966E59"/>
    <w:rsid w:val="00967BC6"/>
    <w:rsid w:val="00967EDB"/>
    <w:rsid w:val="0097223C"/>
    <w:rsid w:val="00976A64"/>
    <w:rsid w:val="009770B7"/>
    <w:rsid w:val="009778D7"/>
    <w:rsid w:val="00981F40"/>
    <w:rsid w:val="009823DD"/>
    <w:rsid w:val="00984E3C"/>
    <w:rsid w:val="00985503"/>
    <w:rsid w:val="00985EC5"/>
    <w:rsid w:val="009862E7"/>
    <w:rsid w:val="00987608"/>
    <w:rsid w:val="009920E4"/>
    <w:rsid w:val="00995BB0"/>
    <w:rsid w:val="00996076"/>
    <w:rsid w:val="009A1194"/>
    <w:rsid w:val="009A54F6"/>
    <w:rsid w:val="009A6F26"/>
    <w:rsid w:val="009A7AA1"/>
    <w:rsid w:val="009B0396"/>
    <w:rsid w:val="009B142C"/>
    <w:rsid w:val="009B1780"/>
    <w:rsid w:val="009C150B"/>
    <w:rsid w:val="009C1597"/>
    <w:rsid w:val="009C2316"/>
    <w:rsid w:val="009C2882"/>
    <w:rsid w:val="009C4EBC"/>
    <w:rsid w:val="009C7538"/>
    <w:rsid w:val="009C7F0B"/>
    <w:rsid w:val="009D2E15"/>
    <w:rsid w:val="009D4561"/>
    <w:rsid w:val="009D547B"/>
    <w:rsid w:val="009D619A"/>
    <w:rsid w:val="009D7539"/>
    <w:rsid w:val="009E16D3"/>
    <w:rsid w:val="009E31FC"/>
    <w:rsid w:val="009E5D49"/>
    <w:rsid w:val="009F1925"/>
    <w:rsid w:val="009F206A"/>
    <w:rsid w:val="009F3BB0"/>
    <w:rsid w:val="009F76CE"/>
    <w:rsid w:val="00A019C6"/>
    <w:rsid w:val="00A0351E"/>
    <w:rsid w:val="00A06937"/>
    <w:rsid w:val="00A10C8E"/>
    <w:rsid w:val="00A14935"/>
    <w:rsid w:val="00A14EA4"/>
    <w:rsid w:val="00A200CC"/>
    <w:rsid w:val="00A20975"/>
    <w:rsid w:val="00A21E8A"/>
    <w:rsid w:val="00A223C4"/>
    <w:rsid w:val="00A263B5"/>
    <w:rsid w:val="00A26980"/>
    <w:rsid w:val="00A30C64"/>
    <w:rsid w:val="00A37DEA"/>
    <w:rsid w:val="00A4479D"/>
    <w:rsid w:val="00A4799A"/>
    <w:rsid w:val="00A479C6"/>
    <w:rsid w:val="00A54037"/>
    <w:rsid w:val="00A55A1C"/>
    <w:rsid w:val="00A602CD"/>
    <w:rsid w:val="00A62CF3"/>
    <w:rsid w:val="00A63EED"/>
    <w:rsid w:val="00A65FC7"/>
    <w:rsid w:val="00A7499F"/>
    <w:rsid w:val="00A7607B"/>
    <w:rsid w:val="00A80295"/>
    <w:rsid w:val="00A8040E"/>
    <w:rsid w:val="00A82108"/>
    <w:rsid w:val="00A83DD7"/>
    <w:rsid w:val="00A94CAD"/>
    <w:rsid w:val="00AA0912"/>
    <w:rsid w:val="00AA1C77"/>
    <w:rsid w:val="00AA20F0"/>
    <w:rsid w:val="00AA3084"/>
    <w:rsid w:val="00AA334A"/>
    <w:rsid w:val="00AA3F70"/>
    <w:rsid w:val="00AA4502"/>
    <w:rsid w:val="00AA5806"/>
    <w:rsid w:val="00AA589B"/>
    <w:rsid w:val="00AB0088"/>
    <w:rsid w:val="00AB1486"/>
    <w:rsid w:val="00AB5824"/>
    <w:rsid w:val="00AB5F1E"/>
    <w:rsid w:val="00AB6AF2"/>
    <w:rsid w:val="00AC0213"/>
    <w:rsid w:val="00AC202D"/>
    <w:rsid w:val="00AC343E"/>
    <w:rsid w:val="00AC40AD"/>
    <w:rsid w:val="00AC42D5"/>
    <w:rsid w:val="00AC6659"/>
    <w:rsid w:val="00AC7AE2"/>
    <w:rsid w:val="00AD0BA2"/>
    <w:rsid w:val="00AD146A"/>
    <w:rsid w:val="00AD2E87"/>
    <w:rsid w:val="00AD339F"/>
    <w:rsid w:val="00AD68CE"/>
    <w:rsid w:val="00AD7887"/>
    <w:rsid w:val="00AE1CF6"/>
    <w:rsid w:val="00AE2A04"/>
    <w:rsid w:val="00AE3819"/>
    <w:rsid w:val="00AE39F4"/>
    <w:rsid w:val="00AE58B5"/>
    <w:rsid w:val="00AE5926"/>
    <w:rsid w:val="00AE6951"/>
    <w:rsid w:val="00AF05F0"/>
    <w:rsid w:val="00B023DD"/>
    <w:rsid w:val="00B1053C"/>
    <w:rsid w:val="00B10577"/>
    <w:rsid w:val="00B16B85"/>
    <w:rsid w:val="00B20BB9"/>
    <w:rsid w:val="00B20F0A"/>
    <w:rsid w:val="00B247D5"/>
    <w:rsid w:val="00B2516B"/>
    <w:rsid w:val="00B2711E"/>
    <w:rsid w:val="00B320F4"/>
    <w:rsid w:val="00B32AC9"/>
    <w:rsid w:val="00B33EA9"/>
    <w:rsid w:val="00B35094"/>
    <w:rsid w:val="00B3531C"/>
    <w:rsid w:val="00B447E3"/>
    <w:rsid w:val="00B51077"/>
    <w:rsid w:val="00B522DC"/>
    <w:rsid w:val="00B52317"/>
    <w:rsid w:val="00B566AE"/>
    <w:rsid w:val="00B6166C"/>
    <w:rsid w:val="00B628C6"/>
    <w:rsid w:val="00B629A8"/>
    <w:rsid w:val="00B6509D"/>
    <w:rsid w:val="00B66ED1"/>
    <w:rsid w:val="00B714A4"/>
    <w:rsid w:val="00B7254E"/>
    <w:rsid w:val="00B744AA"/>
    <w:rsid w:val="00B74BC0"/>
    <w:rsid w:val="00B751EA"/>
    <w:rsid w:val="00B76EF3"/>
    <w:rsid w:val="00B85180"/>
    <w:rsid w:val="00B86671"/>
    <w:rsid w:val="00B903B9"/>
    <w:rsid w:val="00B92D17"/>
    <w:rsid w:val="00B92FB3"/>
    <w:rsid w:val="00B9487C"/>
    <w:rsid w:val="00B957B8"/>
    <w:rsid w:val="00B96062"/>
    <w:rsid w:val="00BA5E95"/>
    <w:rsid w:val="00BA6C0E"/>
    <w:rsid w:val="00BA706A"/>
    <w:rsid w:val="00BA7ACF"/>
    <w:rsid w:val="00BB3975"/>
    <w:rsid w:val="00BB504F"/>
    <w:rsid w:val="00BB7EAA"/>
    <w:rsid w:val="00BC2BE1"/>
    <w:rsid w:val="00BC350B"/>
    <w:rsid w:val="00BC3C1E"/>
    <w:rsid w:val="00BC6881"/>
    <w:rsid w:val="00BD00E7"/>
    <w:rsid w:val="00BD3A99"/>
    <w:rsid w:val="00BD3E94"/>
    <w:rsid w:val="00BD5099"/>
    <w:rsid w:val="00BD58D7"/>
    <w:rsid w:val="00BE0777"/>
    <w:rsid w:val="00BE1141"/>
    <w:rsid w:val="00BE54A1"/>
    <w:rsid w:val="00BE57EC"/>
    <w:rsid w:val="00BE605F"/>
    <w:rsid w:val="00BE66F7"/>
    <w:rsid w:val="00BF2DF5"/>
    <w:rsid w:val="00BF327D"/>
    <w:rsid w:val="00BF3E8C"/>
    <w:rsid w:val="00BF3ECA"/>
    <w:rsid w:val="00BF4A4D"/>
    <w:rsid w:val="00C01B2A"/>
    <w:rsid w:val="00C027AF"/>
    <w:rsid w:val="00C03662"/>
    <w:rsid w:val="00C03CC3"/>
    <w:rsid w:val="00C0401E"/>
    <w:rsid w:val="00C05C76"/>
    <w:rsid w:val="00C1114B"/>
    <w:rsid w:val="00C11DFF"/>
    <w:rsid w:val="00C20A18"/>
    <w:rsid w:val="00C26D82"/>
    <w:rsid w:val="00C349E8"/>
    <w:rsid w:val="00C34E3C"/>
    <w:rsid w:val="00C357B0"/>
    <w:rsid w:val="00C36F15"/>
    <w:rsid w:val="00C370F1"/>
    <w:rsid w:val="00C41673"/>
    <w:rsid w:val="00C42081"/>
    <w:rsid w:val="00C4348D"/>
    <w:rsid w:val="00C43624"/>
    <w:rsid w:val="00C44CF8"/>
    <w:rsid w:val="00C47E94"/>
    <w:rsid w:val="00C51C74"/>
    <w:rsid w:val="00C54632"/>
    <w:rsid w:val="00C57809"/>
    <w:rsid w:val="00C60D79"/>
    <w:rsid w:val="00C6146A"/>
    <w:rsid w:val="00C642DA"/>
    <w:rsid w:val="00C64322"/>
    <w:rsid w:val="00C74582"/>
    <w:rsid w:val="00C821A3"/>
    <w:rsid w:val="00C8394F"/>
    <w:rsid w:val="00C861FD"/>
    <w:rsid w:val="00C92FB8"/>
    <w:rsid w:val="00C94DAB"/>
    <w:rsid w:val="00C97855"/>
    <w:rsid w:val="00CA0B1F"/>
    <w:rsid w:val="00CA1930"/>
    <w:rsid w:val="00CA344F"/>
    <w:rsid w:val="00CA718C"/>
    <w:rsid w:val="00CB49BA"/>
    <w:rsid w:val="00CB4EC3"/>
    <w:rsid w:val="00CB57B0"/>
    <w:rsid w:val="00CC44B8"/>
    <w:rsid w:val="00CC4C22"/>
    <w:rsid w:val="00CC540A"/>
    <w:rsid w:val="00CD030E"/>
    <w:rsid w:val="00CD087B"/>
    <w:rsid w:val="00CD2A66"/>
    <w:rsid w:val="00CD42FE"/>
    <w:rsid w:val="00CD595C"/>
    <w:rsid w:val="00CD5FFE"/>
    <w:rsid w:val="00CD632A"/>
    <w:rsid w:val="00CE0675"/>
    <w:rsid w:val="00CE0C6B"/>
    <w:rsid w:val="00CE2EC3"/>
    <w:rsid w:val="00CE54FD"/>
    <w:rsid w:val="00CE58B4"/>
    <w:rsid w:val="00CE7E2F"/>
    <w:rsid w:val="00CF118D"/>
    <w:rsid w:val="00CF1898"/>
    <w:rsid w:val="00CF1B54"/>
    <w:rsid w:val="00CF28DD"/>
    <w:rsid w:val="00CF2AE1"/>
    <w:rsid w:val="00CF33ED"/>
    <w:rsid w:val="00CF4F79"/>
    <w:rsid w:val="00CF7ECB"/>
    <w:rsid w:val="00D0010A"/>
    <w:rsid w:val="00D039B3"/>
    <w:rsid w:val="00D03F61"/>
    <w:rsid w:val="00D0458D"/>
    <w:rsid w:val="00D04615"/>
    <w:rsid w:val="00D06B6D"/>
    <w:rsid w:val="00D12FAD"/>
    <w:rsid w:val="00D132AC"/>
    <w:rsid w:val="00D13C5B"/>
    <w:rsid w:val="00D2075E"/>
    <w:rsid w:val="00D2190D"/>
    <w:rsid w:val="00D21CD8"/>
    <w:rsid w:val="00D24377"/>
    <w:rsid w:val="00D26B83"/>
    <w:rsid w:val="00D27A95"/>
    <w:rsid w:val="00D31D37"/>
    <w:rsid w:val="00D3645B"/>
    <w:rsid w:val="00D41167"/>
    <w:rsid w:val="00D4145D"/>
    <w:rsid w:val="00D43A58"/>
    <w:rsid w:val="00D47149"/>
    <w:rsid w:val="00D53AD1"/>
    <w:rsid w:val="00D54442"/>
    <w:rsid w:val="00D55168"/>
    <w:rsid w:val="00D5547A"/>
    <w:rsid w:val="00D619F0"/>
    <w:rsid w:val="00D63BD1"/>
    <w:rsid w:val="00D653C8"/>
    <w:rsid w:val="00D65EE9"/>
    <w:rsid w:val="00D679EA"/>
    <w:rsid w:val="00D67D87"/>
    <w:rsid w:val="00D7017C"/>
    <w:rsid w:val="00D7018D"/>
    <w:rsid w:val="00D70462"/>
    <w:rsid w:val="00D710D3"/>
    <w:rsid w:val="00D77943"/>
    <w:rsid w:val="00D81652"/>
    <w:rsid w:val="00D81A18"/>
    <w:rsid w:val="00D81D43"/>
    <w:rsid w:val="00D8631E"/>
    <w:rsid w:val="00D9083D"/>
    <w:rsid w:val="00D90E7A"/>
    <w:rsid w:val="00D9175E"/>
    <w:rsid w:val="00D96B9C"/>
    <w:rsid w:val="00DA0EB9"/>
    <w:rsid w:val="00DA2049"/>
    <w:rsid w:val="00DA26FF"/>
    <w:rsid w:val="00DA32EE"/>
    <w:rsid w:val="00DA6E89"/>
    <w:rsid w:val="00DB0E4D"/>
    <w:rsid w:val="00DB17CA"/>
    <w:rsid w:val="00DB7023"/>
    <w:rsid w:val="00DC42E8"/>
    <w:rsid w:val="00DC67D5"/>
    <w:rsid w:val="00DC78C1"/>
    <w:rsid w:val="00DD1904"/>
    <w:rsid w:val="00DD2C27"/>
    <w:rsid w:val="00DD4B82"/>
    <w:rsid w:val="00DE29FA"/>
    <w:rsid w:val="00DE7731"/>
    <w:rsid w:val="00DE7886"/>
    <w:rsid w:val="00DE7DF0"/>
    <w:rsid w:val="00DF1245"/>
    <w:rsid w:val="00DF2F42"/>
    <w:rsid w:val="00DF6CA0"/>
    <w:rsid w:val="00DF6CDD"/>
    <w:rsid w:val="00DF762C"/>
    <w:rsid w:val="00E00498"/>
    <w:rsid w:val="00E037A6"/>
    <w:rsid w:val="00E101E0"/>
    <w:rsid w:val="00E140E1"/>
    <w:rsid w:val="00E1549B"/>
    <w:rsid w:val="00E166EF"/>
    <w:rsid w:val="00E17538"/>
    <w:rsid w:val="00E203B4"/>
    <w:rsid w:val="00E21753"/>
    <w:rsid w:val="00E22706"/>
    <w:rsid w:val="00E23694"/>
    <w:rsid w:val="00E301CF"/>
    <w:rsid w:val="00E30671"/>
    <w:rsid w:val="00E3077B"/>
    <w:rsid w:val="00E34195"/>
    <w:rsid w:val="00E351BC"/>
    <w:rsid w:val="00E42111"/>
    <w:rsid w:val="00E4227B"/>
    <w:rsid w:val="00E430EB"/>
    <w:rsid w:val="00E437FC"/>
    <w:rsid w:val="00E4382C"/>
    <w:rsid w:val="00E450FB"/>
    <w:rsid w:val="00E45252"/>
    <w:rsid w:val="00E453F8"/>
    <w:rsid w:val="00E47A0E"/>
    <w:rsid w:val="00E501F2"/>
    <w:rsid w:val="00E518C6"/>
    <w:rsid w:val="00E56696"/>
    <w:rsid w:val="00E61D4E"/>
    <w:rsid w:val="00E64C33"/>
    <w:rsid w:val="00E65005"/>
    <w:rsid w:val="00E67024"/>
    <w:rsid w:val="00E77650"/>
    <w:rsid w:val="00E77ABE"/>
    <w:rsid w:val="00E80329"/>
    <w:rsid w:val="00E81EDB"/>
    <w:rsid w:val="00E823B9"/>
    <w:rsid w:val="00E8249A"/>
    <w:rsid w:val="00E82532"/>
    <w:rsid w:val="00E82DEE"/>
    <w:rsid w:val="00E82E26"/>
    <w:rsid w:val="00E83FF2"/>
    <w:rsid w:val="00E84EF5"/>
    <w:rsid w:val="00E860D2"/>
    <w:rsid w:val="00E90582"/>
    <w:rsid w:val="00E94C07"/>
    <w:rsid w:val="00E96129"/>
    <w:rsid w:val="00E96778"/>
    <w:rsid w:val="00E96B34"/>
    <w:rsid w:val="00EA2406"/>
    <w:rsid w:val="00EA5521"/>
    <w:rsid w:val="00EA6C41"/>
    <w:rsid w:val="00EB09F2"/>
    <w:rsid w:val="00EB0CAC"/>
    <w:rsid w:val="00EB208E"/>
    <w:rsid w:val="00EB45DE"/>
    <w:rsid w:val="00EC1C73"/>
    <w:rsid w:val="00EC247E"/>
    <w:rsid w:val="00EC4552"/>
    <w:rsid w:val="00ED1EC7"/>
    <w:rsid w:val="00ED1F50"/>
    <w:rsid w:val="00ED42E3"/>
    <w:rsid w:val="00ED50AC"/>
    <w:rsid w:val="00EE1281"/>
    <w:rsid w:val="00EE3AF0"/>
    <w:rsid w:val="00EF0484"/>
    <w:rsid w:val="00EF1A25"/>
    <w:rsid w:val="00EF1AA3"/>
    <w:rsid w:val="00EF3053"/>
    <w:rsid w:val="00EF3280"/>
    <w:rsid w:val="00EF6080"/>
    <w:rsid w:val="00EF685F"/>
    <w:rsid w:val="00EF76DA"/>
    <w:rsid w:val="00F00A65"/>
    <w:rsid w:val="00F03984"/>
    <w:rsid w:val="00F03E1E"/>
    <w:rsid w:val="00F0674E"/>
    <w:rsid w:val="00F07DA1"/>
    <w:rsid w:val="00F11B57"/>
    <w:rsid w:val="00F151BC"/>
    <w:rsid w:val="00F15B42"/>
    <w:rsid w:val="00F16660"/>
    <w:rsid w:val="00F17D77"/>
    <w:rsid w:val="00F212FA"/>
    <w:rsid w:val="00F2187B"/>
    <w:rsid w:val="00F23EE7"/>
    <w:rsid w:val="00F263C4"/>
    <w:rsid w:val="00F31171"/>
    <w:rsid w:val="00F31AD3"/>
    <w:rsid w:val="00F32904"/>
    <w:rsid w:val="00F3343A"/>
    <w:rsid w:val="00F35385"/>
    <w:rsid w:val="00F374CF"/>
    <w:rsid w:val="00F40A7A"/>
    <w:rsid w:val="00F43C38"/>
    <w:rsid w:val="00F45731"/>
    <w:rsid w:val="00F46069"/>
    <w:rsid w:val="00F55B9D"/>
    <w:rsid w:val="00F60B8A"/>
    <w:rsid w:val="00F60C59"/>
    <w:rsid w:val="00F636C3"/>
    <w:rsid w:val="00F651C1"/>
    <w:rsid w:val="00F6602B"/>
    <w:rsid w:val="00F66BD5"/>
    <w:rsid w:val="00F71F16"/>
    <w:rsid w:val="00F74BCF"/>
    <w:rsid w:val="00F81A5D"/>
    <w:rsid w:val="00F81F82"/>
    <w:rsid w:val="00F82FE4"/>
    <w:rsid w:val="00F85539"/>
    <w:rsid w:val="00F87B3A"/>
    <w:rsid w:val="00F90D11"/>
    <w:rsid w:val="00F91686"/>
    <w:rsid w:val="00F922AD"/>
    <w:rsid w:val="00F9234B"/>
    <w:rsid w:val="00F94960"/>
    <w:rsid w:val="00F97D27"/>
    <w:rsid w:val="00FA18E1"/>
    <w:rsid w:val="00FA2F50"/>
    <w:rsid w:val="00FB0E08"/>
    <w:rsid w:val="00FB311B"/>
    <w:rsid w:val="00FB6017"/>
    <w:rsid w:val="00FB74EF"/>
    <w:rsid w:val="00FC191D"/>
    <w:rsid w:val="00FC280F"/>
    <w:rsid w:val="00FC2BB6"/>
    <w:rsid w:val="00FC4685"/>
    <w:rsid w:val="00FC52C8"/>
    <w:rsid w:val="00FD016B"/>
    <w:rsid w:val="00FD1991"/>
    <w:rsid w:val="00FD3255"/>
    <w:rsid w:val="00FD4108"/>
    <w:rsid w:val="00FD589E"/>
    <w:rsid w:val="00FE372D"/>
    <w:rsid w:val="00FE4FB2"/>
    <w:rsid w:val="00FE7517"/>
    <w:rsid w:val="00FE7BEE"/>
    <w:rsid w:val="00FF0374"/>
    <w:rsid w:val="00FF22FA"/>
    <w:rsid w:val="00FF2FF3"/>
    <w:rsid w:val="00FF3158"/>
    <w:rsid w:val="00FF466C"/>
    <w:rsid w:val="00FF5203"/>
    <w:rsid w:val="05570E46"/>
    <w:rsid w:val="06C55A1C"/>
    <w:rsid w:val="08CA33EE"/>
    <w:rsid w:val="0B993668"/>
    <w:rsid w:val="10DD435A"/>
    <w:rsid w:val="11A45681"/>
    <w:rsid w:val="19F70FCE"/>
    <w:rsid w:val="1A747272"/>
    <w:rsid w:val="1CA2792D"/>
    <w:rsid w:val="1D235DF1"/>
    <w:rsid w:val="201138C4"/>
    <w:rsid w:val="210B0E55"/>
    <w:rsid w:val="247F6CB2"/>
    <w:rsid w:val="24D2519B"/>
    <w:rsid w:val="29E05826"/>
    <w:rsid w:val="2D58469E"/>
    <w:rsid w:val="2E113ED9"/>
    <w:rsid w:val="2E702641"/>
    <w:rsid w:val="308D79F3"/>
    <w:rsid w:val="30E433CD"/>
    <w:rsid w:val="3A1643BE"/>
    <w:rsid w:val="3A3D4455"/>
    <w:rsid w:val="3AAE1DDF"/>
    <w:rsid w:val="3B2D03CF"/>
    <w:rsid w:val="3C007F9D"/>
    <w:rsid w:val="3C856FF0"/>
    <w:rsid w:val="3E604D21"/>
    <w:rsid w:val="3EAC6C0B"/>
    <w:rsid w:val="409C3BBF"/>
    <w:rsid w:val="418D0296"/>
    <w:rsid w:val="41B60EB5"/>
    <w:rsid w:val="41E9322E"/>
    <w:rsid w:val="43597D62"/>
    <w:rsid w:val="43B77003"/>
    <w:rsid w:val="43FF0806"/>
    <w:rsid w:val="44A63514"/>
    <w:rsid w:val="44D65ADF"/>
    <w:rsid w:val="45701574"/>
    <w:rsid w:val="4AB2797E"/>
    <w:rsid w:val="4B504A8C"/>
    <w:rsid w:val="4C673AC1"/>
    <w:rsid w:val="4D28414F"/>
    <w:rsid w:val="4F612486"/>
    <w:rsid w:val="543E22EC"/>
    <w:rsid w:val="571429C0"/>
    <w:rsid w:val="57E92162"/>
    <w:rsid w:val="59093B2D"/>
    <w:rsid w:val="5C322E3E"/>
    <w:rsid w:val="5EF91EF5"/>
    <w:rsid w:val="63C84857"/>
    <w:rsid w:val="64D671EC"/>
    <w:rsid w:val="65094FA5"/>
    <w:rsid w:val="65766A8B"/>
    <w:rsid w:val="6B476B5E"/>
    <w:rsid w:val="6D3223CF"/>
    <w:rsid w:val="6F8512DE"/>
    <w:rsid w:val="6F98134D"/>
    <w:rsid w:val="6FD40E6B"/>
    <w:rsid w:val="70CE2EF0"/>
    <w:rsid w:val="73FB776C"/>
    <w:rsid w:val="758D6A87"/>
    <w:rsid w:val="76F62056"/>
    <w:rsid w:val="786C3056"/>
    <w:rsid w:val="7977316F"/>
    <w:rsid w:val="79A60060"/>
    <w:rsid w:val="7C9306CB"/>
    <w:rsid w:val="7CCA4A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14D9B5"/>
  <w15:docId w15:val="{FAC36695-3870-42F4-8BD9-E53945411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qFormat="1"/>
    <w:lsdException w:name="toc 2" w:uiPriority="0" w:qFormat="1"/>
    <w:lsdException w:name="toc 3" w:uiPriority="0"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qFormat="1"/>
    <w:lsdException w:name="header" w:qFormat="1"/>
    <w:lsdException w:name="footer"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uiPriority="0" w:qFormat="1"/>
    <w:lsdException w:name="FollowedHyperlink" w:semiHidden="1" w:unhideWhenUsed="1"/>
    <w:lsdException w:name="Strong" w:uiPriority="22" w:qFormat="1"/>
    <w:lsdException w:name="Emphasis" w:uiPriority="20" w:qFormat="1"/>
    <w:lsdException w:name="Document Map" w:uiPriority="0" w:qFormat="1"/>
    <w:lsdException w:name="Plain Text"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4"/>
    </w:rPr>
  </w:style>
  <w:style w:type="paragraph" w:styleId="10">
    <w:name w:val="heading 1"/>
    <w:basedOn w:val="a"/>
    <w:next w:val="a"/>
    <w:link w:val="11"/>
    <w:uiPriority w:val="9"/>
    <w:qFormat/>
    <w:pPr>
      <w:keepNext/>
      <w:keepLines/>
      <w:spacing w:before="340" w:after="330" w:line="576" w:lineRule="auto"/>
      <w:outlineLvl w:val="0"/>
    </w:pPr>
    <w:rPr>
      <w:b/>
      <w:bCs/>
      <w:kern w:val="44"/>
      <w:sz w:val="44"/>
      <w:szCs w:val="44"/>
    </w:rPr>
  </w:style>
  <w:style w:type="paragraph" w:styleId="20">
    <w:name w:val="heading 2"/>
    <w:basedOn w:val="a"/>
    <w:next w:val="a"/>
    <w:link w:val="21"/>
    <w:qFormat/>
    <w:pPr>
      <w:keepNext/>
      <w:keepLines/>
      <w:spacing w:before="260" w:after="260" w:line="415" w:lineRule="auto"/>
      <w:outlineLvl w:val="1"/>
    </w:pPr>
    <w:rPr>
      <w:rFonts w:ascii="Arial" w:eastAsia="黑体" w:hAnsi="Arial"/>
      <w:b/>
      <w:bCs/>
      <w:sz w:val="32"/>
      <w:szCs w:val="32"/>
    </w:rPr>
  </w:style>
  <w:style w:type="paragraph" w:styleId="30">
    <w:name w:val="heading 3"/>
    <w:basedOn w:val="a"/>
    <w:next w:val="a"/>
    <w:link w:val="31"/>
    <w:qFormat/>
    <w:pPr>
      <w:keepNext/>
      <w:keepLines/>
      <w:spacing w:before="260" w:after="260" w:line="415" w:lineRule="auto"/>
      <w:outlineLvl w:val="2"/>
    </w:pPr>
    <w:rPr>
      <w:b/>
      <w:bCs/>
      <w:sz w:val="32"/>
      <w:szCs w:val="32"/>
    </w:rPr>
  </w:style>
  <w:style w:type="paragraph" w:styleId="4">
    <w:name w:val="heading 4"/>
    <w:basedOn w:val="a"/>
    <w:next w:val="a"/>
    <w:qFormat/>
    <w:pPr>
      <w:keepNext/>
      <w:keepLines/>
      <w:spacing w:before="280" w:after="290" w:line="374" w:lineRule="auto"/>
      <w:outlineLvl w:val="3"/>
    </w:pPr>
    <w:rPr>
      <w:rFonts w:ascii="Arial" w:eastAsia="黑体" w:hAnsi="Arial"/>
      <w:b/>
      <w:bCs/>
      <w:sz w:val="28"/>
      <w:szCs w:val="28"/>
    </w:rPr>
  </w:style>
  <w:style w:type="paragraph" w:styleId="7">
    <w:name w:val="heading 7"/>
    <w:basedOn w:val="a"/>
    <w:next w:val="a"/>
    <w:uiPriority w:val="99"/>
    <w:qFormat/>
    <w:pPr>
      <w:keepNext/>
      <w:keepLines/>
      <w:spacing w:before="240" w:after="64" w:line="319"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qFormat/>
    <w:rPr>
      <w:b/>
      <w:bCs/>
    </w:rPr>
  </w:style>
  <w:style w:type="paragraph" w:styleId="a4">
    <w:name w:val="annotation text"/>
    <w:basedOn w:val="a"/>
    <w:qFormat/>
    <w:pPr>
      <w:jc w:val="left"/>
    </w:pPr>
  </w:style>
  <w:style w:type="paragraph" w:styleId="a5">
    <w:name w:val="Document Map"/>
    <w:basedOn w:val="a"/>
    <w:qFormat/>
    <w:pPr>
      <w:shd w:val="clear" w:color="auto" w:fill="000080"/>
    </w:pPr>
  </w:style>
  <w:style w:type="paragraph" w:styleId="a6">
    <w:name w:val="Block Text"/>
    <w:basedOn w:val="a"/>
    <w:qFormat/>
    <w:pPr>
      <w:spacing w:after="120"/>
      <w:ind w:leftChars="700" w:left="1440" w:rightChars="700" w:right="1440"/>
    </w:pPr>
  </w:style>
  <w:style w:type="paragraph" w:styleId="32">
    <w:name w:val="toc 3"/>
    <w:basedOn w:val="a"/>
    <w:next w:val="a"/>
    <w:qFormat/>
    <w:pPr>
      <w:ind w:leftChars="400" w:left="840"/>
    </w:pPr>
  </w:style>
  <w:style w:type="paragraph" w:styleId="a7">
    <w:name w:val="Plain Text"/>
    <w:basedOn w:val="a"/>
    <w:link w:val="a8"/>
    <w:uiPriority w:val="99"/>
    <w:qFormat/>
    <w:rPr>
      <w:rFonts w:ascii="宋体" w:hAnsi="Courier New" w:cs="Courier New"/>
      <w:szCs w:val="21"/>
    </w:rPr>
  </w:style>
  <w:style w:type="paragraph" w:styleId="a9">
    <w:name w:val="Balloon Text"/>
    <w:basedOn w:val="a"/>
    <w:qFormat/>
    <w:rPr>
      <w:sz w:val="18"/>
      <w:szCs w:val="18"/>
    </w:rPr>
  </w:style>
  <w:style w:type="paragraph" w:styleId="aa">
    <w:name w:val="footer"/>
    <w:basedOn w:val="a"/>
    <w:link w:val="ab"/>
    <w:uiPriority w:val="99"/>
    <w:qFormat/>
    <w:pPr>
      <w:tabs>
        <w:tab w:val="center" w:pos="4153"/>
        <w:tab w:val="right" w:pos="8306"/>
      </w:tabs>
      <w:snapToGrid w:val="0"/>
      <w:jc w:val="left"/>
    </w:pPr>
    <w:rPr>
      <w:sz w:val="18"/>
      <w:szCs w:val="18"/>
    </w:rPr>
  </w:style>
  <w:style w:type="paragraph" w:styleId="ac">
    <w:name w:val="header"/>
    <w:basedOn w:val="a"/>
    <w:link w:val="ad"/>
    <w:uiPriority w:val="99"/>
    <w:qFormat/>
    <w:pPr>
      <w:pBdr>
        <w:bottom w:val="single" w:sz="6" w:space="1" w:color="auto"/>
      </w:pBdr>
      <w:tabs>
        <w:tab w:val="center" w:pos="4153"/>
        <w:tab w:val="right" w:pos="8306"/>
      </w:tabs>
      <w:snapToGrid w:val="0"/>
      <w:jc w:val="center"/>
    </w:pPr>
    <w:rPr>
      <w:sz w:val="18"/>
      <w:szCs w:val="18"/>
    </w:rPr>
  </w:style>
  <w:style w:type="paragraph" w:styleId="12">
    <w:name w:val="toc 1"/>
    <w:basedOn w:val="a"/>
    <w:next w:val="a"/>
    <w:qFormat/>
  </w:style>
  <w:style w:type="paragraph" w:styleId="22">
    <w:name w:val="toc 2"/>
    <w:basedOn w:val="a"/>
    <w:next w:val="a"/>
    <w:qFormat/>
    <w:pPr>
      <w:ind w:leftChars="200" w:left="420"/>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e">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paragraph" w:styleId="af">
    <w:name w:val="Title"/>
    <w:basedOn w:val="a"/>
    <w:uiPriority w:val="99"/>
    <w:qFormat/>
    <w:pPr>
      <w:spacing w:before="240" w:after="60"/>
      <w:jc w:val="center"/>
      <w:outlineLvl w:val="0"/>
    </w:pPr>
    <w:rPr>
      <w:rFonts w:ascii="Arial" w:hAnsi="Arial" w:cs="Arial"/>
      <w:b/>
      <w:bCs/>
      <w:sz w:val="32"/>
      <w:szCs w:val="32"/>
    </w:rPr>
  </w:style>
  <w:style w:type="character" w:styleId="af0">
    <w:name w:val="Strong"/>
    <w:uiPriority w:val="22"/>
    <w:qFormat/>
    <w:rPr>
      <w:b/>
      <w:bCs/>
    </w:rPr>
  </w:style>
  <w:style w:type="character" w:styleId="af1">
    <w:name w:val="Emphasis"/>
    <w:uiPriority w:val="20"/>
    <w:qFormat/>
    <w:rPr>
      <w:color w:val="CC0000"/>
    </w:rPr>
  </w:style>
  <w:style w:type="character" w:styleId="af2">
    <w:name w:val="Hyperlink"/>
    <w:qFormat/>
    <w:rPr>
      <w:color w:val="0000FF"/>
      <w:u w:val="single"/>
    </w:rPr>
  </w:style>
  <w:style w:type="character" w:styleId="af3">
    <w:name w:val="annotation reference"/>
    <w:qFormat/>
    <w:rPr>
      <w:sz w:val="21"/>
      <w:szCs w:val="21"/>
    </w:rPr>
  </w:style>
  <w:style w:type="paragraph" w:customStyle="1" w:styleId="23">
    <w:name w:val="样式 首行缩进:  2 字符"/>
    <w:basedOn w:val="a"/>
    <w:link w:val="2Char"/>
    <w:qFormat/>
    <w:pPr>
      <w:ind w:firstLineChars="200" w:firstLine="420"/>
    </w:pPr>
    <w:rPr>
      <w:rFonts w:cs="宋体"/>
      <w:szCs w:val="20"/>
    </w:rPr>
  </w:style>
  <w:style w:type="paragraph" w:customStyle="1" w:styleId="msolistparagraph0">
    <w:name w:val="msolistparagraph"/>
    <w:basedOn w:val="a"/>
    <w:uiPriority w:val="99"/>
    <w:qFormat/>
    <w:pPr>
      <w:widowControl/>
      <w:spacing w:before="100" w:beforeAutospacing="1" w:after="100" w:afterAutospacing="1"/>
      <w:jc w:val="left"/>
    </w:pPr>
    <w:rPr>
      <w:rFonts w:ascii="宋体" w:hAnsi="宋体" w:cs="宋体"/>
      <w:kern w:val="0"/>
      <w:sz w:val="24"/>
    </w:rPr>
  </w:style>
  <w:style w:type="paragraph" w:customStyle="1" w:styleId="1">
    <w:name w:val="1标题一"/>
    <w:basedOn w:val="10"/>
    <w:link w:val="1Char"/>
    <w:qFormat/>
    <w:pPr>
      <w:numPr>
        <w:numId w:val="1"/>
      </w:numPr>
      <w:spacing w:line="288" w:lineRule="auto"/>
    </w:pPr>
  </w:style>
  <w:style w:type="character" w:customStyle="1" w:styleId="1Char">
    <w:name w:val="1标题一 Char"/>
    <w:link w:val="1"/>
    <w:qFormat/>
    <w:rPr>
      <w:b/>
      <w:bCs/>
      <w:kern w:val="44"/>
      <w:sz w:val="44"/>
      <w:szCs w:val="44"/>
    </w:rPr>
  </w:style>
  <w:style w:type="paragraph" w:customStyle="1" w:styleId="2">
    <w:name w:val="2标题二"/>
    <w:basedOn w:val="20"/>
    <w:link w:val="2Char0"/>
    <w:qFormat/>
    <w:pPr>
      <w:numPr>
        <w:ilvl w:val="1"/>
        <w:numId w:val="1"/>
      </w:numPr>
      <w:spacing w:line="288" w:lineRule="auto"/>
      <w:ind w:leftChars="100" w:left="100" w:rightChars="100" w:right="100"/>
    </w:pPr>
    <w:rPr>
      <w:sz w:val="30"/>
    </w:rPr>
  </w:style>
  <w:style w:type="character" w:customStyle="1" w:styleId="2Char0">
    <w:name w:val="2标题二 Char"/>
    <w:link w:val="2"/>
    <w:qFormat/>
    <w:rPr>
      <w:rFonts w:ascii="Arial" w:eastAsia="黑体" w:hAnsi="Arial"/>
      <w:b/>
      <w:bCs/>
      <w:kern w:val="2"/>
      <w:sz w:val="30"/>
      <w:szCs w:val="32"/>
    </w:rPr>
  </w:style>
  <w:style w:type="paragraph" w:customStyle="1" w:styleId="3">
    <w:name w:val="3标题三"/>
    <w:basedOn w:val="30"/>
    <w:link w:val="3Char"/>
    <w:qFormat/>
    <w:pPr>
      <w:numPr>
        <w:ilvl w:val="2"/>
        <w:numId w:val="1"/>
      </w:numPr>
      <w:spacing w:line="288" w:lineRule="auto"/>
      <w:ind w:leftChars="100" w:left="4909" w:rightChars="100" w:right="100"/>
    </w:pPr>
    <w:rPr>
      <w:sz w:val="24"/>
    </w:rPr>
  </w:style>
  <w:style w:type="character" w:customStyle="1" w:styleId="3Char">
    <w:name w:val="3标题三 Char"/>
    <w:link w:val="3"/>
    <w:qFormat/>
    <w:rPr>
      <w:b/>
      <w:bCs/>
      <w:kern w:val="2"/>
      <w:sz w:val="24"/>
      <w:szCs w:val="32"/>
    </w:rPr>
  </w:style>
  <w:style w:type="paragraph" w:customStyle="1" w:styleId="5">
    <w:name w:val="5编号正文"/>
    <w:basedOn w:val="23"/>
    <w:link w:val="5Char"/>
    <w:qFormat/>
    <w:pPr>
      <w:numPr>
        <w:ilvl w:val="3"/>
        <w:numId w:val="1"/>
      </w:numPr>
      <w:spacing w:beforeLines="10" w:before="31" w:afterLines="10" w:after="31" w:line="288" w:lineRule="auto"/>
      <w:ind w:firstLineChars="0" w:firstLine="0"/>
    </w:pPr>
    <w:rPr>
      <w:rFonts w:ascii="Courier New" w:hAnsi="Courier New" w:cs="Courier New"/>
    </w:rPr>
  </w:style>
  <w:style w:type="character" w:customStyle="1" w:styleId="5Char">
    <w:name w:val="5编号正文 Char"/>
    <w:link w:val="5"/>
    <w:qFormat/>
    <w:rPr>
      <w:rFonts w:ascii="Courier New" w:hAnsi="Courier New" w:cs="Courier New"/>
      <w:kern w:val="2"/>
      <w:sz w:val="21"/>
    </w:rPr>
  </w:style>
  <w:style w:type="paragraph" w:customStyle="1" w:styleId="40">
    <w:name w:val="4正文"/>
    <w:basedOn w:val="23"/>
    <w:link w:val="4Char"/>
    <w:qFormat/>
    <w:pPr>
      <w:spacing w:beforeLines="10" w:before="31" w:afterLines="10" w:after="31" w:line="288" w:lineRule="auto"/>
    </w:pPr>
    <w:rPr>
      <w:rFonts w:ascii="Courier New" w:cs="Courier New"/>
    </w:rPr>
  </w:style>
  <w:style w:type="character" w:customStyle="1" w:styleId="4Char">
    <w:name w:val="4正文 Char"/>
    <w:link w:val="40"/>
    <w:qFormat/>
    <w:rPr>
      <w:rFonts w:ascii="Courier New" w:cs="Courier New"/>
      <w:kern w:val="2"/>
      <w:sz w:val="21"/>
    </w:rPr>
  </w:style>
  <w:style w:type="character" w:customStyle="1" w:styleId="11">
    <w:name w:val="标题 1 字符"/>
    <w:link w:val="10"/>
    <w:uiPriority w:val="9"/>
    <w:qFormat/>
    <w:rPr>
      <w:b/>
      <w:bCs/>
      <w:kern w:val="44"/>
      <w:sz w:val="44"/>
      <w:szCs w:val="44"/>
    </w:rPr>
  </w:style>
  <w:style w:type="character" w:customStyle="1" w:styleId="21">
    <w:name w:val="标题 2 字符"/>
    <w:link w:val="20"/>
    <w:uiPriority w:val="99"/>
    <w:rPr>
      <w:rFonts w:ascii="Arial" w:eastAsia="黑体" w:hAnsi="Arial"/>
      <w:b/>
      <w:bCs/>
      <w:kern w:val="2"/>
      <w:sz w:val="32"/>
      <w:szCs w:val="32"/>
    </w:rPr>
  </w:style>
  <w:style w:type="character" w:customStyle="1" w:styleId="31">
    <w:name w:val="标题 3 字符"/>
    <w:link w:val="30"/>
    <w:uiPriority w:val="9"/>
    <w:rPr>
      <w:b/>
      <w:bCs/>
      <w:kern w:val="2"/>
      <w:sz w:val="32"/>
      <w:szCs w:val="32"/>
    </w:rPr>
  </w:style>
  <w:style w:type="character" w:customStyle="1" w:styleId="2Char">
    <w:name w:val="样式 首行缩进:  2 字符 Char"/>
    <w:link w:val="23"/>
    <w:qFormat/>
    <w:rPr>
      <w:rFonts w:cs="宋体"/>
      <w:kern w:val="2"/>
      <w:sz w:val="21"/>
    </w:rPr>
  </w:style>
  <w:style w:type="paragraph" w:customStyle="1" w:styleId="6code">
    <w:name w:val="6code"/>
    <w:basedOn w:val="a"/>
    <w:pPr>
      <w:pBdr>
        <w:top w:val="dashed" w:sz="4" w:space="1" w:color="auto"/>
        <w:left w:val="dashed" w:sz="4" w:space="4" w:color="auto"/>
        <w:bottom w:val="dashed" w:sz="4" w:space="1" w:color="auto"/>
        <w:right w:val="dashed" w:sz="4" w:space="4" w:color="auto"/>
      </w:pBdr>
      <w:shd w:val="clear" w:color="auto" w:fill="E7E6E6"/>
    </w:pPr>
    <w:rPr>
      <w:rFonts w:eastAsia="Courier New"/>
      <w:sz w:val="24"/>
    </w:rPr>
  </w:style>
  <w:style w:type="paragraph" w:customStyle="1" w:styleId="coder">
    <w:name w:val="coder"/>
    <w:basedOn w:val="a"/>
    <w:link w:val="coderChar"/>
    <w:qFormat/>
    <w:pPr>
      <w:pBdr>
        <w:top w:val="dashSmallGap" w:sz="4" w:space="1" w:color="auto"/>
        <w:left w:val="dashSmallGap" w:sz="4" w:space="4" w:color="auto"/>
        <w:bottom w:val="dashSmallGap" w:sz="4" w:space="1" w:color="auto"/>
        <w:right w:val="dashSmallGap" w:sz="4" w:space="4" w:color="auto"/>
      </w:pBdr>
      <w:shd w:val="clear" w:color="auto" w:fill="D9D9D9"/>
    </w:pPr>
    <w:rPr>
      <w:kern w:val="0"/>
      <w:sz w:val="18"/>
      <w:szCs w:val="20"/>
    </w:rPr>
  </w:style>
  <w:style w:type="character" w:customStyle="1" w:styleId="coderChar">
    <w:name w:val="coder Char"/>
    <w:link w:val="coder"/>
    <w:qFormat/>
    <w:rPr>
      <w:sz w:val="18"/>
      <w:shd w:val="clear" w:color="auto" w:fill="D9D9D9"/>
    </w:rPr>
  </w:style>
  <w:style w:type="paragraph" w:customStyle="1" w:styleId="13">
    <w:name w:val="列出段落1"/>
    <w:basedOn w:val="a"/>
    <w:uiPriority w:val="99"/>
    <w:pPr>
      <w:ind w:firstLineChars="200" w:firstLine="420"/>
    </w:pPr>
  </w:style>
  <w:style w:type="character" w:customStyle="1" w:styleId="pln">
    <w:name w:val="pln"/>
    <w:basedOn w:val="a0"/>
  </w:style>
  <w:style w:type="character" w:customStyle="1" w:styleId="tag">
    <w:name w:val="tag"/>
    <w:basedOn w:val="a0"/>
  </w:style>
  <w:style w:type="character" w:customStyle="1" w:styleId="atn">
    <w:name w:val="atn"/>
    <w:basedOn w:val="a0"/>
  </w:style>
  <w:style w:type="character" w:customStyle="1" w:styleId="pun">
    <w:name w:val="pun"/>
    <w:basedOn w:val="a0"/>
  </w:style>
  <w:style w:type="character" w:customStyle="1" w:styleId="atv">
    <w:name w:val="atv"/>
    <w:basedOn w:val="a0"/>
  </w:style>
  <w:style w:type="character" w:customStyle="1" w:styleId="com">
    <w:name w:val="com"/>
    <w:basedOn w:val="a0"/>
  </w:style>
  <w:style w:type="character" w:customStyle="1" w:styleId="str">
    <w:name w:val="str"/>
    <w:basedOn w:val="a0"/>
  </w:style>
  <w:style w:type="character" w:customStyle="1" w:styleId="HTML0">
    <w:name w:val="HTML 预设格式 字符"/>
    <w:link w:val="HTML"/>
    <w:uiPriority w:val="99"/>
    <w:semiHidden/>
    <w:rPr>
      <w:rFonts w:ascii="宋体" w:hAnsi="宋体" w:cs="宋体"/>
      <w:sz w:val="24"/>
      <w:szCs w:val="24"/>
    </w:rPr>
  </w:style>
  <w:style w:type="character" w:customStyle="1" w:styleId="apple-converted-space">
    <w:name w:val="apple-converted-space"/>
    <w:basedOn w:val="a0"/>
  </w:style>
  <w:style w:type="character" w:customStyle="1" w:styleId="14">
    <w:name w:val="明显强调1"/>
    <w:uiPriority w:val="21"/>
    <w:qFormat/>
    <w:rPr>
      <w:i/>
      <w:iCs/>
      <w:color w:val="5B9BD5"/>
    </w:rPr>
  </w:style>
  <w:style w:type="character" w:customStyle="1" w:styleId="keyword">
    <w:name w:val="keyword"/>
    <w:basedOn w:val="a0"/>
    <w:rsid w:val="00BC2BE1"/>
  </w:style>
  <w:style w:type="character" w:customStyle="1" w:styleId="special">
    <w:name w:val="special"/>
    <w:basedOn w:val="a0"/>
    <w:rsid w:val="00BC2BE1"/>
  </w:style>
  <w:style w:type="character" w:customStyle="1" w:styleId="comment">
    <w:name w:val="comment"/>
    <w:basedOn w:val="a0"/>
    <w:rsid w:val="00BC2BE1"/>
  </w:style>
  <w:style w:type="paragraph" w:styleId="af4">
    <w:name w:val="List Paragraph"/>
    <w:basedOn w:val="a"/>
    <w:uiPriority w:val="34"/>
    <w:qFormat/>
    <w:rsid w:val="00BC2BE1"/>
    <w:pPr>
      <w:ind w:firstLineChars="200" w:firstLine="420"/>
    </w:pPr>
  </w:style>
  <w:style w:type="character" w:customStyle="1" w:styleId="number">
    <w:name w:val="number"/>
    <w:basedOn w:val="a0"/>
    <w:rsid w:val="0080566A"/>
  </w:style>
  <w:style w:type="character" w:customStyle="1" w:styleId="string">
    <w:name w:val="string"/>
    <w:basedOn w:val="a0"/>
    <w:rsid w:val="007A6677"/>
  </w:style>
  <w:style w:type="table" w:styleId="af5">
    <w:name w:val="Table Grid"/>
    <w:basedOn w:val="a1"/>
    <w:uiPriority w:val="39"/>
    <w:rsid w:val="003001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eprocessor">
    <w:name w:val="preprocessor"/>
    <w:basedOn w:val="a0"/>
    <w:rsid w:val="00077CB2"/>
  </w:style>
  <w:style w:type="character" w:customStyle="1" w:styleId="p">
    <w:name w:val="p"/>
    <w:basedOn w:val="a0"/>
    <w:rsid w:val="00CD2A66"/>
  </w:style>
  <w:style w:type="character" w:customStyle="1" w:styleId="datatypes">
    <w:name w:val="datatypes"/>
    <w:basedOn w:val="a0"/>
    <w:rsid w:val="00995BB0"/>
  </w:style>
  <w:style w:type="paragraph" w:customStyle="1" w:styleId="code2">
    <w:name w:val="code2"/>
    <w:basedOn w:val="coder"/>
    <w:link w:val="code2Char"/>
    <w:qFormat/>
    <w:rsid w:val="004062B3"/>
    <w:rPr>
      <w:rFonts w:ascii="Consolas" w:hAnsi="Consolas" w:cs="Consolas"/>
      <w:color w:val="000000"/>
    </w:rPr>
  </w:style>
  <w:style w:type="character" w:customStyle="1" w:styleId="code2Char">
    <w:name w:val="code2 Char"/>
    <w:link w:val="code2"/>
    <w:rsid w:val="004062B3"/>
    <w:rPr>
      <w:rFonts w:ascii="Consolas" w:hAnsi="Consolas" w:cs="Consolas"/>
      <w:color w:val="000000"/>
      <w:sz w:val="18"/>
      <w:shd w:val="clear" w:color="auto" w:fill="D9D9D9"/>
    </w:rPr>
  </w:style>
  <w:style w:type="character" w:customStyle="1" w:styleId="lit">
    <w:name w:val="lit"/>
    <w:basedOn w:val="a0"/>
    <w:rsid w:val="004062B3"/>
  </w:style>
  <w:style w:type="character" w:customStyle="1" w:styleId="kwd">
    <w:name w:val="kwd"/>
    <w:basedOn w:val="a0"/>
    <w:rsid w:val="004062B3"/>
  </w:style>
  <w:style w:type="character" w:customStyle="1" w:styleId="typ">
    <w:name w:val="typ"/>
    <w:basedOn w:val="a0"/>
    <w:rsid w:val="004062B3"/>
  </w:style>
  <w:style w:type="character" w:styleId="af6">
    <w:name w:val="Unresolved Mention"/>
    <w:uiPriority w:val="99"/>
    <w:semiHidden/>
    <w:unhideWhenUsed/>
    <w:rsid w:val="00E430EB"/>
    <w:rPr>
      <w:color w:val="808080"/>
      <w:shd w:val="clear" w:color="auto" w:fill="E6E6E6"/>
    </w:rPr>
  </w:style>
  <w:style w:type="character" w:customStyle="1" w:styleId="toctoggle">
    <w:name w:val="toctoggle"/>
    <w:basedOn w:val="a0"/>
    <w:rsid w:val="007927B7"/>
  </w:style>
  <w:style w:type="character" w:customStyle="1" w:styleId="tocnumber">
    <w:name w:val="tocnumber"/>
    <w:basedOn w:val="a0"/>
    <w:rsid w:val="007927B7"/>
  </w:style>
  <w:style w:type="character" w:customStyle="1" w:styleId="toctext">
    <w:name w:val="toctext"/>
    <w:basedOn w:val="a0"/>
    <w:rsid w:val="007927B7"/>
  </w:style>
  <w:style w:type="character" w:customStyle="1" w:styleId="mw-headline">
    <w:name w:val="mw-headline"/>
    <w:basedOn w:val="a0"/>
    <w:rsid w:val="007927B7"/>
  </w:style>
  <w:style w:type="character" w:customStyle="1" w:styleId="mw-editsection">
    <w:name w:val="mw-editsection"/>
    <w:basedOn w:val="a0"/>
    <w:rsid w:val="007927B7"/>
  </w:style>
  <w:style w:type="character" w:customStyle="1" w:styleId="mw-editsection-bracket">
    <w:name w:val="mw-editsection-bracket"/>
    <w:basedOn w:val="a0"/>
    <w:rsid w:val="007927B7"/>
  </w:style>
  <w:style w:type="character" w:styleId="HTML1">
    <w:name w:val="HTML Typewriter"/>
    <w:uiPriority w:val="99"/>
    <w:semiHidden/>
    <w:unhideWhenUsed/>
    <w:rsid w:val="007927B7"/>
    <w:rPr>
      <w:rFonts w:ascii="宋体" w:eastAsia="宋体" w:hAnsi="宋体" w:cs="宋体"/>
      <w:sz w:val="24"/>
      <w:szCs w:val="24"/>
    </w:rPr>
  </w:style>
  <w:style w:type="character" w:styleId="af7">
    <w:name w:val="Placeholder Text"/>
    <w:uiPriority w:val="99"/>
    <w:semiHidden/>
    <w:rsid w:val="00FF2FF3"/>
    <w:rPr>
      <w:color w:val="808080"/>
    </w:rPr>
  </w:style>
  <w:style w:type="character" w:customStyle="1" w:styleId="ab">
    <w:name w:val="页脚 字符"/>
    <w:link w:val="aa"/>
    <w:uiPriority w:val="99"/>
    <w:rsid w:val="00362F8A"/>
    <w:rPr>
      <w:kern w:val="2"/>
      <w:sz w:val="18"/>
      <w:szCs w:val="18"/>
    </w:rPr>
  </w:style>
  <w:style w:type="paragraph" w:styleId="af8">
    <w:name w:val="Revision"/>
    <w:hidden/>
    <w:uiPriority w:val="99"/>
    <w:semiHidden/>
    <w:rsid w:val="00356AA1"/>
    <w:rPr>
      <w:kern w:val="2"/>
      <w:sz w:val="21"/>
      <w:szCs w:val="24"/>
    </w:rPr>
  </w:style>
  <w:style w:type="paragraph" w:customStyle="1" w:styleId="Standard">
    <w:name w:val="Standard"/>
    <w:rsid w:val="00624AF3"/>
    <w:pPr>
      <w:widowControl w:val="0"/>
      <w:suppressAutoHyphens/>
      <w:autoSpaceDN w:val="0"/>
      <w:textAlignment w:val="baseline"/>
    </w:pPr>
    <w:rPr>
      <w:rFonts w:ascii="Liberation Serif" w:eastAsia="等线" w:hAnsi="Liberation Serif" w:cs="FreeSans"/>
      <w:kern w:val="3"/>
      <w:sz w:val="24"/>
      <w:szCs w:val="24"/>
      <w:lang w:bidi="hi-IN"/>
    </w:rPr>
  </w:style>
  <w:style w:type="paragraph" w:customStyle="1" w:styleId="Heading">
    <w:name w:val="Heading"/>
    <w:basedOn w:val="Standard"/>
    <w:next w:val="Textbody"/>
    <w:rsid w:val="00624AF3"/>
    <w:pPr>
      <w:keepNext/>
      <w:spacing w:before="240" w:after="120"/>
    </w:pPr>
    <w:rPr>
      <w:rFonts w:ascii="Liberation Sans" w:eastAsia="Droid Sans Fallback" w:hAnsi="Liberation Sans"/>
      <w:sz w:val="28"/>
      <w:szCs w:val="28"/>
    </w:rPr>
  </w:style>
  <w:style w:type="paragraph" w:customStyle="1" w:styleId="Textbody">
    <w:name w:val="Text body"/>
    <w:basedOn w:val="Standard"/>
    <w:rsid w:val="00624AF3"/>
    <w:pPr>
      <w:spacing w:after="140" w:line="288" w:lineRule="auto"/>
    </w:pPr>
  </w:style>
  <w:style w:type="paragraph" w:styleId="af9">
    <w:name w:val="List"/>
    <w:basedOn w:val="Textbody"/>
    <w:rsid w:val="00624AF3"/>
  </w:style>
  <w:style w:type="paragraph" w:styleId="afa">
    <w:name w:val="caption"/>
    <w:basedOn w:val="Standard"/>
    <w:rsid w:val="00624AF3"/>
    <w:pPr>
      <w:suppressLineNumbers/>
      <w:spacing w:before="120" w:after="120"/>
    </w:pPr>
    <w:rPr>
      <w:i/>
      <w:iCs/>
    </w:rPr>
  </w:style>
  <w:style w:type="paragraph" w:customStyle="1" w:styleId="Index">
    <w:name w:val="Index"/>
    <w:basedOn w:val="Standard"/>
    <w:rsid w:val="00624AF3"/>
    <w:pPr>
      <w:suppressLineNumbers/>
    </w:pPr>
  </w:style>
  <w:style w:type="paragraph" w:customStyle="1" w:styleId="TableContents">
    <w:name w:val="Table Contents"/>
    <w:basedOn w:val="Standard"/>
    <w:rsid w:val="00624AF3"/>
    <w:pPr>
      <w:suppressLineNumbers/>
    </w:pPr>
  </w:style>
  <w:style w:type="paragraph" w:customStyle="1" w:styleId="TableHeading">
    <w:name w:val="Table Heading"/>
    <w:basedOn w:val="TableContents"/>
    <w:rsid w:val="00624AF3"/>
    <w:pPr>
      <w:jc w:val="center"/>
    </w:pPr>
    <w:rPr>
      <w:b/>
      <w:bCs/>
    </w:rPr>
  </w:style>
  <w:style w:type="paragraph" w:customStyle="1" w:styleId="PreformattedText">
    <w:name w:val="Preformatted Text"/>
    <w:basedOn w:val="Standard"/>
    <w:rsid w:val="00624AF3"/>
    <w:rPr>
      <w:rFonts w:ascii="Liberation Mono" w:eastAsia="Nimbus Mono L" w:hAnsi="Liberation Mono" w:cs="Liberation Mono"/>
      <w:sz w:val="20"/>
      <w:szCs w:val="20"/>
    </w:rPr>
  </w:style>
  <w:style w:type="character" w:customStyle="1" w:styleId="BulletSymbols">
    <w:name w:val="Bullet Symbols"/>
    <w:rsid w:val="00624AF3"/>
    <w:rPr>
      <w:rFonts w:ascii="OpenSymbol" w:eastAsia="OpenSymbol" w:hAnsi="OpenSymbol" w:cs="OpenSymbol"/>
    </w:rPr>
  </w:style>
  <w:style w:type="character" w:customStyle="1" w:styleId="StrongEmphasis">
    <w:name w:val="Strong Emphasis"/>
    <w:rsid w:val="00624AF3"/>
    <w:rPr>
      <w:b/>
      <w:bCs/>
    </w:rPr>
  </w:style>
  <w:style w:type="character" w:customStyle="1" w:styleId="NumberingSymbols">
    <w:name w:val="Numbering Symbols"/>
    <w:rsid w:val="00624AF3"/>
  </w:style>
  <w:style w:type="character" w:customStyle="1" w:styleId="Internetlink">
    <w:name w:val="Internet link"/>
    <w:rsid w:val="00624AF3"/>
    <w:rPr>
      <w:color w:val="000080"/>
      <w:u w:val="single"/>
    </w:rPr>
  </w:style>
  <w:style w:type="character" w:customStyle="1" w:styleId="ad">
    <w:name w:val="页眉 字符"/>
    <w:link w:val="ac"/>
    <w:uiPriority w:val="99"/>
    <w:rsid w:val="00624AF3"/>
    <w:rPr>
      <w:kern w:val="2"/>
      <w:sz w:val="18"/>
      <w:szCs w:val="18"/>
    </w:rPr>
  </w:style>
  <w:style w:type="character" w:customStyle="1" w:styleId="comment2">
    <w:name w:val="comment2"/>
    <w:rsid w:val="003C53B2"/>
    <w:rPr>
      <w:color w:val="008200"/>
      <w:bdr w:val="none" w:sz="0" w:space="0" w:color="auto" w:frame="1"/>
    </w:rPr>
  </w:style>
  <w:style w:type="character" w:customStyle="1" w:styleId="keyword2">
    <w:name w:val="keyword2"/>
    <w:rsid w:val="003C53B2"/>
    <w:rPr>
      <w:b/>
      <w:bCs/>
      <w:color w:val="006699"/>
      <w:bdr w:val="none" w:sz="0" w:space="0" w:color="auto" w:frame="1"/>
    </w:rPr>
  </w:style>
  <w:style w:type="character" w:customStyle="1" w:styleId="string2">
    <w:name w:val="string2"/>
    <w:rsid w:val="003C53B2"/>
    <w:rPr>
      <w:color w:val="0000FF"/>
      <w:bdr w:val="none" w:sz="0" w:space="0" w:color="auto" w:frame="1"/>
    </w:rPr>
  </w:style>
  <w:style w:type="character" w:customStyle="1" w:styleId="a8">
    <w:name w:val="纯文本 字符"/>
    <w:basedOn w:val="a0"/>
    <w:link w:val="a7"/>
    <w:uiPriority w:val="99"/>
    <w:rsid w:val="00D47149"/>
    <w:rPr>
      <w:rFonts w:ascii="宋体" w:hAnsi="Courier New" w:cs="Courier New"/>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84554">
      <w:bodyDiv w:val="1"/>
      <w:marLeft w:val="0"/>
      <w:marRight w:val="0"/>
      <w:marTop w:val="0"/>
      <w:marBottom w:val="0"/>
      <w:divBdr>
        <w:top w:val="none" w:sz="0" w:space="0" w:color="auto"/>
        <w:left w:val="none" w:sz="0" w:space="0" w:color="auto"/>
        <w:bottom w:val="none" w:sz="0" w:space="0" w:color="auto"/>
        <w:right w:val="none" w:sz="0" w:space="0" w:color="auto"/>
      </w:divBdr>
      <w:divsChild>
        <w:div w:id="655955289">
          <w:marLeft w:val="0"/>
          <w:marRight w:val="0"/>
          <w:marTop w:val="0"/>
          <w:marBottom w:val="225"/>
          <w:divBdr>
            <w:top w:val="none" w:sz="0" w:space="0" w:color="auto"/>
            <w:left w:val="none" w:sz="0" w:space="0" w:color="auto"/>
            <w:bottom w:val="none" w:sz="0" w:space="0" w:color="auto"/>
            <w:right w:val="none" w:sz="0" w:space="0" w:color="auto"/>
          </w:divBdr>
        </w:div>
        <w:div w:id="1520660532">
          <w:marLeft w:val="0"/>
          <w:marRight w:val="0"/>
          <w:marTop w:val="0"/>
          <w:marBottom w:val="225"/>
          <w:divBdr>
            <w:top w:val="none" w:sz="0" w:space="0" w:color="auto"/>
            <w:left w:val="none" w:sz="0" w:space="0" w:color="auto"/>
            <w:bottom w:val="none" w:sz="0" w:space="0" w:color="auto"/>
            <w:right w:val="none" w:sz="0" w:space="0" w:color="auto"/>
          </w:divBdr>
        </w:div>
      </w:divsChild>
    </w:div>
    <w:div w:id="38360367">
      <w:bodyDiv w:val="1"/>
      <w:marLeft w:val="0"/>
      <w:marRight w:val="0"/>
      <w:marTop w:val="0"/>
      <w:marBottom w:val="0"/>
      <w:divBdr>
        <w:top w:val="none" w:sz="0" w:space="0" w:color="auto"/>
        <w:left w:val="none" w:sz="0" w:space="0" w:color="auto"/>
        <w:bottom w:val="none" w:sz="0" w:space="0" w:color="auto"/>
        <w:right w:val="none" w:sz="0" w:space="0" w:color="auto"/>
      </w:divBdr>
    </w:div>
    <w:div w:id="52899409">
      <w:bodyDiv w:val="1"/>
      <w:marLeft w:val="0"/>
      <w:marRight w:val="0"/>
      <w:marTop w:val="0"/>
      <w:marBottom w:val="0"/>
      <w:divBdr>
        <w:top w:val="none" w:sz="0" w:space="0" w:color="auto"/>
        <w:left w:val="none" w:sz="0" w:space="0" w:color="auto"/>
        <w:bottom w:val="none" w:sz="0" w:space="0" w:color="auto"/>
        <w:right w:val="none" w:sz="0" w:space="0" w:color="auto"/>
      </w:divBdr>
    </w:div>
    <w:div w:id="73825600">
      <w:bodyDiv w:val="1"/>
      <w:marLeft w:val="0"/>
      <w:marRight w:val="0"/>
      <w:marTop w:val="0"/>
      <w:marBottom w:val="0"/>
      <w:divBdr>
        <w:top w:val="none" w:sz="0" w:space="0" w:color="auto"/>
        <w:left w:val="none" w:sz="0" w:space="0" w:color="auto"/>
        <w:bottom w:val="none" w:sz="0" w:space="0" w:color="auto"/>
        <w:right w:val="none" w:sz="0" w:space="0" w:color="auto"/>
      </w:divBdr>
      <w:divsChild>
        <w:div w:id="1580561026">
          <w:marLeft w:val="0"/>
          <w:marRight w:val="0"/>
          <w:marTop w:val="270"/>
          <w:marBottom w:val="270"/>
          <w:divBdr>
            <w:top w:val="none" w:sz="0" w:space="0" w:color="auto"/>
            <w:left w:val="none" w:sz="0" w:space="0" w:color="auto"/>
            <w:bottom w:val="none" w:sz="0" w:space="0" w:color="auto"/>
            <w:right w:val="none" w:sz="0" w:space="0" w:color="auto"/>
          </w:divBdr>
        </w:div>
      </w:divsChild>
    </w:div>
    <w:div w:id="85882820">
      <w:bodyDiv w:val="1"/>
      <w:marLeft w:val="0"/>
      <w:marRight w:val="0"/>
      <w:marTop w:val="0"/>
      <w:marBottom w:val="0"/>
      <w:divBdr>
        <w:top w:val="none" w:sz="0" w:space="0" w:color="auto"/>
        <w:left w:val="none" w:sz="0" w:space="0" w:color="auto"/>
        <w:bottom w:val="none" w:sz="0" w:space="0" w:color="auto"/>
        <w:right w:val="none" w:sz="0" w:space="0" w:color="auto"/>
      </w:divBdr>
    </w:div>
    <w:div w:id="120198217">
      <w:bodyDiv w:val="1"/>
      <w:marLeft w:val="0"/>
      <w:marRight w:val="0"/>
      <w:marTop w:val="0"/>
      <w:marBottom w:val="0"/>
      <w:divBdr>
        <w:top w:val="none" w:sz="0" w:space="0" w:color="auto"/>
        <w:left w:val="none" w:sz="0" w:space="0" w:color="auto"/>
        <w:bottom w:val="none" w:sz="0" w:space="0" w:color="auto"/>
        <w:right w:val="none" w:sz="0" w:space="0" w:color="auto"/>
      </w:divBdr>
    </w:div>
    <w:div w:id="144052313">
      <w:bodyDiv w:val="1"/>
      <w:marLeft w:val="0"/>
      <w:marRight w:val="0"/>
      <w:marTop w:val="0"/>
      <w:marBottom w:val="0"/>
      <w:divBdr>
        <w:top w:val="none" w:sz="0" w:space="0" w:color="auto"/>
        <w:left w:val="none" w:sz="0" w:space="0" w:color="auto"/>
        <w:bottom w:val="none" w:sz="0" w:space="0" w:color="auto"/>
        <w:right w:val="none" w:sz="0" w:space="0" w:color="auto"/>
      </w:divBdr>
      <w:divsChild>
        <w:div w:id="2015955485">
          <w:marLeft w:val="0"/>
          <w:marRight w:val="0"/>
          <w:marTop w:val="270"/>
          <w:marBottom w:val="270"/>
          <w:divBdr>
            <w:top w:val="none" w:sz="0" w:space="0" w:color="auto"/>
            <w:left w:val="none" w:sz="0" w:space="0" w:color="auto"/>
            <w:bottom w:val="none" w:sz="0" w:space="0" w:color="auto"/>
            <w:right w:val="none" w:sz="0" w:space="0" w:color="auto"/>
          </w:divBdr>
        </w:div>
      </w:divsChild>
    </w:div>
    <w:div w:id="145440929">
      <w:bodyDiv w:val="1"/>
      <w:marLeft w:val="0"/>
      <w:marRight w:val="0"/>
      <w:marTop w:val="0"/>
      <w:marBottom w:val="0"/>
      <w:divBdr>
        <w:top w:val="none" w:sz="0" w:space="0" w:color="auto"/>
        <w:left w:val="none" w:sz="0" w:space="0" w:color="auto"/>
        <w:bottom w:val="none" w:sz="0" w:space="0" w:color="auto"/>
        <w:right w:val="none" w:sz="0" w:space="0" w:color="auto"/>
      </w:divBdr>
    </w:div>
    <w:div w:id="157963925">
      <w:bodyDiv w:val="1"/>
      <w:marLeft w:val="0"/>
      <w:marRight w:val="0"/>
      <w:marTop w:val="0"/>
      <w:marBottom w:val="0"/>
      <w:divBdr>
        <w:top w:val="none" w:sz="0" w:space="0" w:color="auto"/>
        <w:left w:val="none" w:sz="0" w:space="0" w:color="auto"/>
        <w:bottom w:val="none" w:sz="0" w:space="0" w:color="auto"/>
        <w:right w:val="none" w:sz="0" w:space="0" w:color="auto"/>
      </w:divBdr>
    </w:div>
    <w:div w:id="177813740">
      <w:bodyDiv w:val="1"/>
      <w:marLeft w:val="0"/>
      <w:marRight w:val="0"/>
      <w:marTop w:val="0"/>
      <w:marBottom w:val="0"/>
      <w:divBdr>
        <w:top w:val="none" w:sz="0" w:space="0" w:color="auto"/>
        <w:left w:val="none" w:sz="0" w:space="0" w:color="auto"/>
        <w:bottom w:val="none" w:sz="0" w:space="0" w:color="auto"/>
        <w:right w:val="none" w:sz="0" w:space="0" w:color="auto"/>
      </w:divBdr>
    </w:div>
    <w:div w:id="213860221">
      <w:bodyDiv w:val="1"/>
      <w:marLeft w:val="0"/>
      <w:marRight w:val="0"/>
      <w:marTop w:val="0"/>
      <w:marBottom w:val="0"/>
      <w:divBdr>
        <w:top w:val="none" w:sz="0" w:space="0" w:color="auto"/>
        <w:left w:val="none" w:sz="0" w:space="0" w:color="auto"/>
        <w:bottom w:val="none" w:sz="0" w:space="0" w:color="auto"/>
        <w:right w:val="none" w:sz="0" w:space="0" w:color="auto"/>
      </w:divBdr>
    </w:div>
    <w:div w:id="222526089">
      <w:bodyDiv w:val="1"/>
      <w:marLeft w:val="0"/>
      <w:marRight w:val="0"/>
      <w:marTop w:val="0"/>
      <w:marBottom w:val="0"/>
      <w:divBdr>
        <w:top w:val="none" w:sz="0" w:space="0" w:color="auto"/>
        <w:left w:val="none" w:sz="0" w:space="0" w:color="auto"/>
        <w:bottom w:val="none" w:sz="0" w:space="0" w:color="auto"/>
        <w:right w:val="none" w:sz="0" w:space="0" w:color="auto"/>
      </w:divBdr>
    </w:div>
    <w:div w:id="249702173">
      <w:bodyDiv w:val="1"/>
      <w:marLeft w:val="0"/>
      <w:marRight w:val="0"/>
      <w:marTop w:val="0"/>
      <w:marBottom w:val="0"/>
      <w:divBdr>
        <w:top w:val="none" w:sz="0" w:space="0" w:color="auto"/>
        <w:left w:val="none" w:sz="0" w:space="0" w:color="auto"/>
        <w:bottom w:val="none" w:sz="0" w:space="0" w:color="auto"/>
        <w:right w:val="none" w:sz="0" w:space="0" w:color="auto"/>
      </w:divBdr>
    </w:div>
    <w:div w:id="258219826">
      <w:bodyDiv w:val="1"/>
      <w:marLeft w:val="0"/>
      <w:marRight w:val="0"/>
      <w:marTop w:val="0"/>
      <w:marBottom w:val="0"/>
      <w:divBdr>
        <w:top w:val="none" w:sz="0" w:space="0" w:color="auto"/>
        <w:left w:val="none" w:sz="0" w:space="0" w:color="auto"/>
        <w:bottom w:val="none" w:sz="0" w:space="0" w:color="auto"/>
        <w:right w:val="none" w:sz="0" w:space="0" w:color="auto"/>
      </w:divBdr>
      <w:divsChild>
        <w:div w:id="1197474042">
          <w:marLeft w:val="0"/>
          <w:marRight w:val="0"/>
          <w:marTop w:val="270"/>
          <w:marBottom w:val="270"/>
          <w:divBdr>
            <w:top w:val="none" w:sz="0" w:space="0" w:color="auto"/>
            <w:left w:val="none" w:sz="0" w:space="0" w:color="auto"/>
            <w:bottom w:val="none" w:sz="0" w:space="0" w:color="auto"/>
            <w:right w:val="none" w:sz="0" w:space="0" w:color="auto"/>
          </w:divBdr>
        </w:div>
      </w:divsChild>
    </w:div>
    <w:div w:id="288634052">
      <w:bodyDiv w:val="1"/>
      <w:marLeft w:val="0"/>
      <w:marRight w:val="0"/>
      <w:marTop w:val="0"/>
      <w:marBottom w:val="0"/>
      <w:divBdr>
        <w:top w:val="none" w:sz="0" w:space="0" w:color="auto"/>
        <w:left w:val="none" w:sz="0" w:space="0" w:color="auto"/>
        <w:bottom w:val="none" w:sz="0" w:space="0" w:color="auto"/>
        <w:right w:val="none" w:sz="0" w:space="0" w:color="auto"/>
      </w:divBdr>
    </w:div>
    <w:div w:id="294026844">
      <w:bodyDiv w:val="1"/>
      <w:marLeft w:val="0"/>
      <w:marRight w:val="0"/>
      <w:marTop w:val="0"/>
      <w:marBottom w:val="0"/>
      <w:divBdr>
        <w:top w:val="none" w:sz="0" w:space="0" w:color="auto"/>
        <w:left w:val="none" w:sz="0" w:space="0" w:color="auto"/>
        <w:bottom w:val="none" w:sz="0" w:space="0" w:color="auto"/>
        <w:right w:val="none" w:sz="0" w:space="0" w:color="auto"/>
      </w:divBdr>
    </w:div>
    <w:div w:id="301617797">
      <w:bodyDiv w:val="1"/>
      <w:marLeft w:val="0"/>
      <w:marRight w:val="0"/>
      <w:marTop w:val="0"/>
      <w:marBottom w:val="0"/>
      <w:divBdr>
        <w:top w:val="none" w:sz="0" w:space="0" w:color="auto"/>
        <w:left w:val="none" w:sz="0" w:space="0" w:color="auto"/>
        <w:bottom w:val="none" w:sz="0" w:space="0" w:color="auto"/>
        <w:right w:val="none" w:sz="0" w:space="0" w:color="auto"/>
      </w:divBdr>
    </w:div>
    <w:div w:id="304089336">
      <w:bodyDiv w:val="1"/>
      <w:marLeft w:val="0"/>
      <w:marRight w:val="0"/>
      <w:marTop w:val="0"/>
      <w:marBottom w:val="0"/>
      <w:divBdr>
        <w:top w:val="none" w:sz="0" w:space="0" w:color="auto"/>
        <w:left w:val="none" w:sz="0" w:space="0" w:color="auto"/>
        <w:bottom w:val="none" w:sz="0" w:space="0" w:color="auto"/>
        <w:right w:val="none" w:sz="0" w:space="0" w:color="auto"/>
      </w:divBdr>
    </w:div>
    <w:div w:id="317460727">
      <w:bodyDiv w:val="1"/>
      <w:marLeft w:val="0"/>
      <w:marRight w:val="0"/>
      <w:marTop w:val="0"/>
      <w:marBottom w:val="0"/>
      <w:divBdr>
        <w:top w:val="none" w:sz="0" w:space="0" w:color="auto"/>
        <w:left w:val="none" w:sz="0" w:space="0" w:color="auto"/>
        <w:bottom w:val="none" w:sz="0" w:space="0" w:color="auto"/>
        <w:right w:val="none" w:sz="0" w:space="0" w:color="auto"/>
      </w:divBdr>
    </w:div>
    <w:div w:id="330524386">
      <w:bodyDiv w:val="1"/>
      <w:marLeft w:val="0"/>
      <w:marRight w:val="0"/>
      <w:marTop w:val="0"/>
      <w:marBottom w:val="0"/>
      <w:divBdr>
        <w:top w:val="none" w:sz="0" w:space="0" w:color="auto"/>
        <w:left w:val="none" w:sz="0" w:space="0" w:color="auto"/>
        <w:bottom w:val="none" w:sz="0" w:space="0" w:color="auto"/>
        <w:right w:val="none" w:sz="0" w:space="0" w:color="auto"/>
      </w:divBdr>
      <w:divsChild>
        <w:div w:id="1214543070">
          <w:marLeft w:val="0"/>
          <w:marRight w:val="0"/>
          <w:marTop w:val="270"/>
          <w:marBottom w:val="270"/>
          <w:divBdr>
            <w:top w:val="none" w:sz="0" w:space="0" w:color="auto"/>
            <w:left w:val="none" w:sz="0" w:space="0" w:color="auto"/>
            <w:bottom w:val="none" w:sz="0" w:space="0" w:color="auto"/>
            <w:right w:val="none" w:sz="0" w:space="0" w:color="auto"/>
          </w:divBdr>
        </w:div>
      </w:divsChild>
    </w:div>
    <w:div w:id="333849906">
      <w:bodyDiv w:val="1"/>
      <w:marLeft w:val="0"/>
      <w:marRight w:val="0"/>
      <w:marTop w:val="0"/>
      <w:marBottom w:val="0"/>
      <w:divBdr>
        <w:top w:val="none" w:sz="0" w:space="0" w:color="auto"/>
        <w:left w:val="none" w:sz="0" w:space="0" w:color="auto"/>
        <w:bottom w:val="none" w:sz="0" w:space="0" w:color="auto"/>
        <w:right w:val="none" w:sz="0" w:space="0" w:color="auto"/>
      </w:divBdr>
      <w:divsChild>
        <w:div w:id="601575587">
          <w:marLeft w:val="0"/>
          <w:marRight w:val="0"/>
          <w:marTop w:val="270"/>
          <w:marBottom w:val="270"/>
          <w:divBdr>
            <w:top w:val="none" w:sz="0" w:space="0" w:color="auto"/>
            <w:left w:val="none" w:sz="0" w:space="0" w:color="auto"/>
            <w:bottom w:val="none" w:sz="0" w:space="0" w:color="auto"/>
            <w:right w:val="none" w:sz="0" w:space="0" w:color="auto"/>
          </w:divBdr>
        </w:div>
      </w:divsChild>
    </w:div>
    <w:div w:id="358243058">
      <w:bodyDiv w:val="1"/>
      <w:marLeft w:val="0"/>
      <w:marRight w:val="0"/>
      <w:marTop w:val="0"/>
      <w:marBottom w:val="0"/>
      <w:divBdr>
        <w:top w:val="none" w:sz="0" w:space="0" w:color="auto"/>
        <w:left w:val="none" w:sz="0" w:space="0" w:color="auto"/>
        <w:bottom w:val="none" w:sz="0" w:space="0" w:color="auto"/>
        <w:right w:val="none" w:sz="0" w:space="0" w:color="auto"/>
      </w:divBdr>
    </w:div>
    <w:div w:id="369959285">
      <w:bodyDiv w:val="1"/>
      <w:marLeft w:val="0"/>
      <w:marRight w:val="0"/>
      <w:marTop w:val="0"/>
      <w:marBottom w:val="0"/>
      <w:divBdr>
        <w:top w:val="none" w:sz="0" w:space="0" w:color="auto"/>
        <w:left w:val="none" w:sz="0" w:space="0" w:color="auto"/>
        <w:bottom w:val="none" w:sz="0" w:space="0" w:color="auto"/>
        <w:right w:val="none" w:sz="0" w:space="0" w:color="auto"/>
      </w:divBdr>
    </w:div>
    <w:div w:id="387412530">
      <w:bodyDiv w:val="1"/>
      <w:marLeft w:val="0"/>
      <w:marRight w:val="0"/>
      <w:marTop w:val="0"/>
      <w:marBottom w:val="0"/>
      <w:divBdr>
        <w:top w:val="none" w:sz="0" w:space="0" w:color="auto"/>
        <w:left w:val="none" w:sz="0" w:space="0" w:color="auto"/>
        <w:bottom w:val="none" w:sz="0" w:space="0" w:color="auto"/>
        <w:right w:val="none" w:sz="0" w:space="0" w:color="auto"/>
      </w:divBdr>
    </w:div>
    <w:div w:id="390202373">
      <w:bodyDiv w:val="1"/>
      <w:marLeft w:val="0"/>
      <w:marRight w:val="0"/>
      <w:marTop w:val="0"/>
      <w:marBottom w:val="0"/>
      <w:divBdr>
        <w:top w:val="none" w:sz="0" w:space="0" w:color="auto"/>
        <w:left w:val="none" w:sz="0" w:space="0" w:color="auto"/>
        <w:bottom w:val="none" w:sz="0" w:space="0" w:color="auto"/>
        <w:right w:val="none" w:sz="0" w:space="0" w:color="auto"/>
      </w:divBdr>
    </w:div>
    <w:div w:id="422917382">
      <w:bodyDiv w:val="1"/>
      <w:marLeft w:val="0"/>
      <w:marRight w:val="0"/>
      <w:marTop w:val="0"/>
      <w:marBottom w:val="0"/>
      <w:divBdr>
        <w:top w:val="none" w:sz="0" w:space="0" w:color="auto"/>
        <w:left w:val="none" w:sz="0" w:space="0" w:color="auto"/>
        <w:bottom w:val="none" w:sz="0" w:space="0" w:color="auto"/>
        <w:right w:val="none" w:sz="0" w:space="0" w:color="auto"/>
      </w:divBdr>
    </w:div>
    <w:div w:id="446579841">
      <w:bodyDiv w:val="1"/>
      <w:marLeft w:val="0"/>
      <w:marRight w:val="0"/>
      <w:marTop w:val="0"/>
      <w:marBottom w:val="0"/>
      <w:divBdr>
        <w:top w:val="none" w:sz="0" w:space="0" w:color="auto"/>
        <w:left w:val="none" w:sz="0" w:space="0" w:color="auto"/>
        <w:bottom w:val="none" w:sz="0" w:space="0" w:color="auto"/>
        <w:right w:val="none" w:sz="0" w:space="0" w:color="auto"/>
      </w:divBdr>
    </w:div>
    <w:div w:id="456919576">
      <w:bodyDiv w:val="1"/>
      <w:marLeft w:val="0"/>
      <w:marRight w:val="0"/>
      <w:marTop w:val="0"/>
      <w:marBottom w:val="0"/>
      <w:divBdr>
        <w:top w:val="none" w:sz="0" w:space="0" w:color="auto"/>
        <w:left w:val="none" w:sz="0" w:space="0" w:color="auto"/>
        <w:bottom w:val="none" w:sz="0" w:space="0" w:color="auto"/>
        <w:right w:val="none" w:sz="0" w:space="0" w:color="auto"/>
      </w:divBdr>
    </w:div>
    <w:div w:id="457069259">
      <w:bodyDiv w:val="1"/>
      <w:marLeft w:val="0"/>
      <w:marRight w:val="0"/>
      <w:marTop w:val="0"/>
      <w:marBottom w:val="0"/>
      <w:divBdr>
        <w:top w:val="none" w:sz="0" w:space="0" w:color="auto"/>
        <w:left w:val="none" w:sz="0" w:space="0" w:color="auto"/>
        <w:bottom w:val="none" w:sz="0" w:space="0" w:color="auto"/>
        <w:right w:val="none" w:sz="0" w:space="0" w:color="auto"/>
      </w:divBdr>
    </w:div>
    <w:div w:id="472871235">
      <w:bodyDiv w:val="1"/>
      <w:marLeft w:val="0"/>
      <w:marRight w:val="0"/>
      <w:marTop w:val="0"/>
      <w:marBottom w:val="0"/>
      <w:divBdr>
        <w:top w:val="none" w:sz="0" w:space="0" w:color="auto"/>
        <w:left w:val="none" w:sz="0" w:space="0" w:color="auto"/>
        <w:bottom w:val="none" w:sz="0" w:space="0" w:color="auto"/>
        <w:right w:val="none" w:sz="0" w:space="0" w:color="auto"/>
      </w:divBdr>
    </w:div>
    <w:div w:id="491332540">
      <w:bodyDiv w:val="1"/>
      <w:marLeft w:val="0"/>
      <w:marRight w:val="0"/>
      <w:marTop w:val="0"/>
      <w:marBottom w:val="0"/>
      <w:divBdr>
        <w:top w:val="none" w:sz="0" w:space="0" w:color="auto"/>
        <w:left w:val="none" w:sz="0" w:space="0" w:color="auto"/>
        <w:bottom w:val="none" w:sz="0" w:space="0" w:color="auto"/>
        <w:right w:val="none" w:sz="0" w:space="0" w:color="auto"/>
      </w:divBdr>
    </w:div>
    <w:div w:id="506141446">
      <w:bodyDiv w:val="1"/>
      <w:marLeft w:val="0"/>
      <w:marRight w:val="0"/>
      <w:marTop w:val="0"/>
      <w:marBottom w:val="0"/>
      <w:divBdr>
        <w:top w:val="none" w:sz="0" w:space="0" w:color="auto"/>
        <w:left w:val="none" w:sz="0" w:space="0" w:color="auto"/>
        <w:bottom w:val="none" w:sz="0" w:space="0" w:color="auto"/>
        <w:right w:val="none" w:sz="0" w:space="0" w:color="auto"/>
      </w:divBdr>
    </w:div>
    <w:div w:id="544486780">
      <w:bodyDiv w:val="1"/>
      <w:marLeft w:val="0"/>
      <w:marRight w:val="0"/>
      <w:marTop w:val="0"/>
      <w:marBottom w:val="0"/>
      <w:divBdr>
        <w:top w:val="none" w:sz="0" w:space="0" w:color="auto"/>
        <w:left w:val="none" w:sz="0" w:space="0" w:color="auto"/>
        <w:bottom w:val="none" w:sz="0" w:space="0" w:color="auto"/>
        <w:right w:val="none" w:sz="0" w:space="0" w:color="auto"/>
      </w:divBdr>
      <w:divsChild>
        <w:div w:id="1061249342">
          <w:marLeft w:val="0"/>
          <w:marRight w:val="0"/>
          <w:marTop w:val="270"/>
          <w:marBottom w:val="270"/>
          <w:divBdr>
            <w:top w:val="none" w:sz="0" w:space="0" w:color="auto"/>
            <w:left w:val="none" w:sz="0" w:space="0" w:color="auto"/>
            <w:bottom w:val="none" w:sz="0" w:space="0" w:color="auto"/>
            <w:right w:val="none" w:sz="0" w:space="0" w:color="auto"/>
          </w:divBdr>
        </w:div>
      </w:divsChild>
    </w:div>
    <w:div w:id="571618806">
      <w:bodyDiv w:val="1"/>
      <w:marLeft w:val="0"/>
      <w:marRight w:val="0"/>
      <w:marTop w:val="0"/>
      <w:marBottom w:val="0"/>
      <w:divBdr>
        <w:top w:val="none" w:sz="0" w:space="0" w:color="auto"/>
        <w:left w:val="none" w:sz="0" w:space="0" w:color="auto"/>
        <w:bottom w:val="none" w:sz="0" w:space="0" w:color="auto"/>
        <w:right w:val="none" w:sz="0" w:space="0" w:color="auto"/>
      </w:divBdr>
    </w:div>
    <w:div w:id="573054889">
      <w:bodyDiv w:val="1"/>
      <w:marLeft w:val="0"/>
      <w:marRight w:val="0"/>
      <w:marTop w:val="0"/>
      <w:marBottom w:val="0"/>
      <w:divBdr>
        <w:top w:val="none" w:sz="0" w:space="0" w:color="auto"/>
        <w:left w:val="none" w:sz="0" w:space="0" w:color="auto"/>
        <w:bottom w:val="none" w:sz="0" w:space="0" w:color="auto"/>
        <w:right w:val="none" w:sz="0" w:space="0" w:color="auto"/>
      </w:divBdr>
    </w:div>
    <w:div w:id="582111183">
      <w:bodyDiv w:val="1"/>
      <w:marLeft w:val="0"/>
      <w:marRight w:val="0"/>
      <w:marTop w:val="0"/>
      <w:marBottom w:val="0"/>
      <w:divBdr>
        <w:top w:val="none" w:sz="0" w:space="0" w:color="auto"/>
        <w:left w:val="none" w:sz="0" w:space="0" w:color="auto"/>
        <w:bottom w:val="none" w:sz="0" w:space="0" w:color="auto"/>
        <w:right w:val="none" w:sz="0" w:space="0" w:color="auto"/>
      </w:divBdr>
    </w:div>
    <w:div w:id="615060455">
      <w:bodyDiv w:val="1"/>
      <w:marLeft w:val="0"/>
      <w:marRight w:val="0"/>
      <w:marTop w:val="0"/>
      <w:marBottom w:val="0"/>
      <w:divBdr>
        <w:top w:val="none" w:sz="0" w:space="0" w:color="auto"/>
        <w:left w:val="none" w:sz="0" w:space="0" w:color="auto"/>
        <w:bottom w:val="none" w:sz="0" w:space="0" w:color="auto"/>
        <w:right w:val="none" w:sz="0" w:space="0" w:color="auto"/>
      </w:divBdr>
    </w:div>
    <w:div w:id="619721686">
      <w:bodyDiv w:val="1"/>
      <w:marLeft w:val="0"/>
      <w:marRight w:val="0"/>
      <w:marTop w:val="0"/>
      <w:marBottom w:val="0"/>
      <w:divBdr>
        <w:top w:val="none" w:sz="0" w:space="0" w:color="auto"/>
        <w:left w:val="none" w:sz="0" w:space="0" w:color="auto"/>
        <w:bottom w:val="none" w:sz="0" w:space="0" w:color="auto"/>
        <w:right w:val="none" w:sz="0" w:space="0" w:color="auto"/>
      </w:divBdr>
    </w:div>
    <w:div w:id="649559698">
      <w:bodyDiv w:val="1"/>
      <w:marLeft w:val="0"/>
      <w:marRight w:val="0"/>
      <w:marTop w:val="0"/>
      <w:marBottom w:val="0"/>
      <w:divBdr>
        <w:top w:val="none" w:sz="0" w:space="0" w:color="auto"/>
        <w:left w:val="none" w:sz="0" w:space="0" w:color="auto"/>
        <w:bottom w:val="none" w:sz="0" w:space="0" w:color="auto"/>
        <w:right w:val="none" w:sz="0" w:space="0" w:color="auto"/>
      </w:divBdr>
    </w:div>
    <w:div w:id="658657368">
      <w:bodyDiv w:val="1"/>
      <w:marLeft w:val="0"/>
      <w:marRight w:val="0"/>
      <w:marTop w:val="0"/>
      <w:marBottom w:val="0"/>
      <w:divBdr>
        <w:top w:val="none" w:sz="0" w:space="0" w:color="auto"/>
        <w:left w:val="none" w:sz="0" w:space="0" w:color="auto"/>
        <w:bottom w:val="none" w:sz="0" w:space="0" w:color="auto"/>
        <w:right w:val="none" w:sz="0" w:space="0" w:color="auto"/>
      </w:divBdr>
    </w:div>
    <w:div w:id="728962187">
      <w:bodyDiv w:val="1"/>
      <w:marLeft w:val="0"/>
      <w:marRight w:val="0"/>
      <w:marTop w:val="0"/>
      <w:marBottom w:val="0"/>
      <w:divBdr>
        <w:top w:val="none" w:sz="0" w:space="0" w:color="auto"/>
        <w:left w:val="none" w:sz="0" w:space="0" w:color="auto"/>
        <w:bottom w:val="none" w:sz="0" w:space="0" w:color="auto"/>
        <w:right w:val="none" w:sz="0" w:space="0" w:color="auto"/>
      </w:divBdr>
    </w:div>
    <w:div w:id="734165041">
      <w:bodyDiv w:val="1"/>
      <w:marLeft w:val="0"/>
      <w:marRight w:val="0"/>
      <w:marTop w:val="0"/>
      <w:marBottom w:val="0"/>
      <w:divBdr>
        <w:top w:val="none" w:sz="0" w:space="0" w:color="auto"/>
        <w:left w:val="none" w:sz="0" w:space="0" w:color="auto"/>
        <w:bottom w:val="none" w:sz="0" w:space="0" w:color="auto"/>
        <w:right w:val="none" w:sz="0" w:space="0" w:color="auto"/>
      </w:divBdr>
      <w:divsChild>
        <w:div w:id="725226775">
          <w:marLeft w:val="0"/>
          <w:marRight w:val="0"/>
          <w:marTop w:val="0"/>
          <w:marBottom w:val="300"/>
          <w:divBdr>
            <w:top w:val="none" w:sz="0" w:space="0" w:color="auto"/>
            <w:left w:val="none" w:sz="0" w:space="0" w:color="auto"/>
            <w:bottom w:val="none" w:sz="0" w:space="0" w:color="auto"/>
            <w:right w:val="none" w:sz="0" w:space="0" w:color="auto"/>
          </w:divBdr>
          <w:divsChild>
            <w:div w:id="1286931357">
              <w:marLeft w:val="0"/>
              <w:marRight w:val="0"/>
              <w:marTop w:val="0"/>
              <w:marBottom w:val="0"/>
              <w:divBdr>
                <w:top w:val="none" w:sz="0" w:space="0" w:color="auto"/>
                <w:left w:val="none" w:sz="0" w:space="0" w:color="auto"/>
                <w:bottom w:val="none" w:sz="0" w:space="0" w:color="auto"/>
                <w:right w:val="none" w:sz="0" w:space="0" w:color="auto"/>
              </w:divBdr>
              <w:divsChild>
                <w:div w:id="109708677">
                  <w:marLeft w:val="0"/>
                  <w:marRight w:val="0"/>
                  <w:marTop w:val="0"/>
                  <w:marBottom w:val="0"/>
                  <w:divBdr>
                    <w:top w:val="none" w:sz="0" w:space="0" w:color="auto"/>
                    <w:left w:val="none" w:sz="0" w:space="0" w:color="auto"/>
                    <w:bottom w:val="none" w:sz="0" w:space="0" w:color="auto"/>
                    <w:right w:val="none" w:sz="0" w:space="0" w:color="auto"/>
                  </w:divBdr>
                </w:div>
                <w:div w:id="233784608">
                  <w:marLeft w:val="0"/>
                  <w:marRight w:val="0"/>
                  <w:marTop w:val="0"/>
                  <w:marBottom w:val="0"/>
                  <w:divBdr>
                    <w:top w:val="none" w:sz="0" w:space="0" w:color="auto"/>
                    <w:left w:val="none" w:sz="0" w:space="0" w:color="auto"/>
                    <w:bottom w:val="none" w:sz="0" w:space="0" w:color="auto"/>
                    <w:right w:val="none" w:sz="0" w:space="0" w:color="auto"/>
                  </w:divBdr>
                </w:div>
                <w:div w:id="470754328">
                  <w:marLeft w:val="0"/>
                  <w:marRight w:val="0"/>
                  <w:marTop w:val="0"/>
                  <w:marBottom w:val="0"/>
                  <w:divBdr>
                    <w:top w:val="none" w:sz="0" w:space="0" w:color="auto"/>
                    <w:left w:val="none" w:sz="0" w:space="0" w:color="auto"/>
                    <w:bottom w:val="none" w:sz="0" w:space="0" w:color="auto"/>
                    <w:right w:val="none" w:sz="0" w:space="0" w:color="auto"/>
                  </w:divBdr>
                </w:div>
                <w:div w:id="539170555">
                  <w:marLeft w:val="0"/>
                  <w:marRight w:val="0"/>
                  <w:marTop w:val="0"/>
                  <w:marBottom w:val="0"/>
                  <w:divBdr>
                    <w:top w:val="none" w:sz="0" w:space="0" w:color="auto"/>
                    <w:left w:val="none" w:sz="0" w:space="0" w:color="auto"/>
                    <w:bottom w:val="none" w:sz="0" w:space="0" w:color="auto"/>
                    <w:right w:val="none" w:sz="0" w:space="0" w:color="auto"/>
                  </w:divBdr>
                </w:div>
                <w:div w:id="555699835">
                  <w:marLeft w:val="0"/>
                  <w:marRight w:val="0"/>
                  <w:marTop w:val="0"/>
                  <w:marBottom w:val="0"/>
                  <w:divBdr>
                    <w:top w:val="none" w:sz="0" w:space="0" w:color="auto"/>
                    <w:left w:val="none" w:sz="0" w:space="0" w:color="auto"/>
                    <w:bottom w:val="none" w:sz="0" w:space="0" w:color="auto"/>
                    <w:right w:val="none" w:sz="0" w:space="0" w:color="auto"/>
                  </w:divBdr>
                </w:div>
                <w:div w:id="639503637">
                  <w:marLeft w:val="0"/>
                  <w:marRight w:val="0"/>
                  <w:marTop w:val="0"/>
                  <w:marBottom w:val="0"/>
                  <w:divBdr>
                    <w:top w:val="none" w:sz="0" w:space="0" w:color="auto"/>
                    <w:left w:val="none" w:sz="0" w:space="0" w:color="auto"/>
                    <w:bottom w:val="none" w:sz="0" w:space="0" w:color="auto"/>
                    <w:right w:val="none" w:sz="0" w:space="0" w:color="auto"/>
                  </w:divBdr>
                </w:div>
                <w:div w:id="645474955">
                  <w:marLeft w:val="0"/>
                  <w:marRight w:val="0"/>
                  <w:marTop w:val="0"/>
                  <w:marBottom w:val="0"/>
                  <w:divBdr>
                    <w:top w:val="none" w:sz="0" w:space="0" w:color="auto"/>
                    <w:left w:val="none" w:sz="0" w:space="0" w:color="auto"/>
                    <w:bottom w:val="none" w:sz="0" w:space="0" w:color="auto"/>
                    <w:right w:val="none" w:sz="0" w:space="0" w:color="auto"/>
                  </w:divBdr>
                </w:div>
                <w:div w:id="781608847">
                  <w:marLeft w:val="0"/>
                  <w:marRight w:val="0"/>
                  <w:marTop w:val="0"/>
                  <w:marBottom w:val="0"/>
                  <w:divBdr>
                    <w:top w:val="none" w:sz="0" w:space="0" w:color="auto"/>
                    <w:left w:val="none" w:sz="0" w:space="0" w:color="auto"/>
                    <w:bottom w:val="none" w:sz="0" w:space="0" w:color="auto"/>
                    <w:right w:val="none" w:sz="0" w:space="0" w:color="auto"/>
                  </w:divBdr>
                </w:div>
                <w:div w:id="798496354">
                  <w:marLeft w:val="0"/>
                  <w:marRight w:val="0"/>
                  <w:marTop w:val="0"/>
                  <w:marBottom w:val="0"/>
                  <w:divBdr>
                    <w:top w:val="none" w:sz="0" w:space="0" w:color="auto"/>
                    <w:left w:val="none" w:sz="0" w:space="0" w:color="auto"/>
                    <w:bottom w:val="none" w:sz="0" w:space="0" w:color="auto"/>
                    <w:right w:val="none" w:sz="0" w:space="0" w:color="auto"/>
                  </w:divBdr>
                </w:div>
                <w:div w:id="815995233">
                  <w:marLeft w:val="0"/>
                  <w:marRight w:val="0"/>
                  <w:marTop w:val="0"/>
                  <w:marBottom w:val="0"/>
                  <w:divBdr>
                    <w:top w:val="none" w:sz="0" w:space="0" w:color="auto"/>
                    <w:left w:val="none" w:sz="0" w:space="0" w:color="auto"/>
                    <w:bottom w:val="none" w:sz="0" w:space="0" w:color="auto"/>
                    <w:right w:val="none" w:sz="0" w:space="0" w:color="auto"/>
                  </w:divBdr>
                </w:div>
                <w:div w:id="823011545">
                  <w:marLeft w:val="0"/>
                  <w:marRight w:val="0"/>
                  <w:marTop w:val="0"/>
                  <w:marBottom w:val="0"/>
                  <w:divBdr>
                    <w:top w:val="none" w:sz="0" w:space="0" w:color="auto"/>
                    <w:left w:val="none" w:sz="0" w:space="0" w:color="auto"/>
                    <w:bottom w:val="none" w:sz="0" w:space="0" w:color="auto"/>
                    <w:right w:val="none" w:sz="0" w:space="0" w:color="auto"/>
                  </w:divBdr>
                </w:div>
                <w:div w:id="872112756">
                  <w:marLeft w:val="0"/>
                  <w:marRight w:val="0"/>
                  <w:marTop w:val="0"/>
                  <w:marBottom w:val="0"/>
                  <w:divBdr>
                    <w:top w:val="none" w:sz="0" w:space="0" w:color="auto"/>
                    <w:left w:val="none" w:sz="0" w:space="0" w:color="auto"/>
                    <w:bottom w:val="none" w:sz="0" w:space="0" w:color="auto"/>
                    <w:right w:val="none" w:sz="0" w:space="0" w:color="auto"/>
                  </w:divBdr>
                </w:div>
                <w:div w:id="922255198">
                  <w:marLeft w:val="0"/>
                  <w:marRight w:val="0"/>
                  <w:marTop w:val="0"/>
                  <w:marBottom w:val="0"/>
                  <w:divBdr>
                    <w:top w:val="none" w:sz="0" w:space="0" w:color="auto"/>
                    <w:left w:val="none" w:sz="0" w:space="0" w:color="auto"/>
                    <w:bottom w:val="none" w:sz="0" w:space="0" w:color="auto"/>
                    <w:right w:val="none" w:sz="0" w:space="0" w:color="auto"/>
                  </w:divBdr>
                </w:div>
                <w:div w:id="930511209">
                  <w:marLeft w:val="0"/>
                  <w:marRight w:val="0"/>
                  <w:marTop w:val="0"/>
                  <w:marBottom w:val="0"/>
                  <w:divBdr>
                    <w:top w:val="none" w:sz="0" w:space="0" w:color="auto"/>
                    <w:left w:val="none" w:sz="0" w:space="0" w:color="auto"/>
                    <w:bottom w:val="none" w:sz="0" w:space="0" w:color="auto"/>
                    <w:right w:val="none" w:sz="0" w:space="0" w:color="auto"/>
                  </w:divBdr>
                </w:div>
                <w:div w:id="940449732">
                  <w:marLeft w:val="0"/>
                  <w:marRight w:val="0"/>
                  <w:marTop w:val="0"/>
                  <w:marBottom w:val="0"/>
                  <w:divBdr>
                    <w:top w:val="none" w:sz="0" w:space="0" w:color="auto"/>
                    <w:left w:val="none" w:sz="0" w:space="0" w:color="auto"/>
                    <w:bottom w:val="none" w:sz="0" w:space="0" w:color="auto"/>
                    <w:right w:val="none" w:sz="0" w:space="0" w:color="auto"/>
                  </w:divBdr>
                </w:div>
                <w:div w:id="1005789032">
                  <w:marLeft w:val="0"/>
                  <w:marRight w:val="0"/>
                  <w:marTop w:val="0"/>
                  <w:marBottom w:val="0"/>
                  <w:divBdr>
                    <w:top w:val="none" w:sz="0" w:space="0" w:color="auto"/>
                    <w:left w:val="none" w:sz="0" w:space="0" w:color="auto"/>
                    <w:bottom w:val="none" w:sz="0" w:space="0" w:color="auto"/>
                    <w:right w:val="none" w:sz="0" w:space="0" w:color="auto"/>
                  </w:divBdr>
                </w:div>
                <w:div w:id="1060786248">
                  <w:marLeft w:val="0"/>
                  <w:marRight w:val="0"/>
                  <w:marTop w:val="0"/>
                  <w:marBottom w:val="0"/>
                  <w:divBdr>
                    <w:top w:val="none" w:sz="0" w:space="0" w:color="auto"/>
                    <w:left w:val="none" w:sz="0" w:space="0" w:color="auto"/>
                    <w:bottom w:val="none" w:sz="0" w:space="0" w:color="auto"/>
                    <w:right w:val="none" w:sz="0" w:space="0" w:color="auto"/>
                  </w:divBdr>
                </w:div>
                <w:div w:id="1090851305">
                  <w:marLeft w:val="0"/>
                  <w:marRight w:val="0"/>
                  <w:marTop w:val="0"/>
                  <w:marBottom w:val="0"/>
                  <w:divBdr>
                    <w:top w:val="none" w:sz="0" w:space="0" w:color="auto"/>
                    <w:left w:val="none" w:sz="0" w:space="0" w:color="auto"/>
                    <w:bottom w:val="none" w:sz="0" w:space="0" w:color="auto"/>
                    <w:right w:val="none" w:sz="0" w:space="0" w:color="auto"/>
                  </w:divBdr>
                </w:div>
                <w:div w:id="1156336504">
                  <w:marLeft w:val="0"/>
                  <w:marRight w:val="0"/>
                  <w:marTop w:val="0"/>
                  <w:marBottom w:val="0"/>
                  <w:divBdr>
                    <w:top w:val="none" w:sz="0" w:space="0" w:color="auto"/>
                    <w:left w:val="none" w:sz="0" w:space="0" w:color="auto"/>
                    <w:bottom w:val="none" w:sz="0" w:space="0" w:color="auto"/>
                    <w:right w:val="none" w:sz="0" w:space="0" w:color="auto"/>
                  </w:divBdr>
                </w:div>
                <w:div w:id="1179850460">
                  <w:marLeft w:val="0"/>
                  <w:marRight w:val="0"/>
                  <w:marTop w:val="0"/>
                  <w:marBottom w:val="0"/>
                  <w:divBdr>
                    <w:top w:val="none" w:sz="0" w:space="0" w:color="auto"/>
                    <w:left w:val="none" w:sz="0" w:space="0" w:color="auto"/>
                    <w:bottom w:val="none" w:sz="0" w:space="0" w:color="auto"/>
                    <w:right w:val="none" w:sz="0" w:space="0" w:color="auto"/>
                  </w:divBdr>
                </w:div>
                <w:div w:id="1288704172">
                  <w:marLeft w:val="0"/>
                  <w:marRight w:val="0"/>
                  <w:marTop w:val="0"/>
                  <w:marBottom w:val="0"/>
                  <w:divBdr>
                    <w:top w:val="none" w:sz="0" w:space="0" w:color="auto"/>
                    <w:left w:val="none" w:sz="0" w:space="0" w:color="auto"/>
                    <w:bottom w:val="none" w:sz="0" w:space="0" w:color="auto"/>
                    <w:right w:val="none" w:sz="0" w:space="0" w:color="auto"/>
                  </w:divBdr>
                </w:div>
                <w:div w:id="1358889395">
                  <w:marLeft w:val="0"/>
                  <w:marRight w:val="0"/>
                  <w:marTop w:val="0"/>
                  <w:marBottom w:val="0"/>
                  <w:divBdr>
                    <w:top w:val="none" w:sz="0" w:space="0" w:color="auto"/>
                    <w:left w:val="none" w:sz="0" w:space="0" w:color="auto"/>
                    <w:bottom w:val="none" w:sz="0" w:space="0" w:color="auto"/>
                    <w:right w:val="none" w:sz="0" w:space="0" w:color="auto"/>
                  </w:divBdr>
                </w:div>
                <w:div w:id="1537810736">
                  <w:marLeft w:val="0"/>
                  <w:marRight w:val="0"/>
                  <w:marTop w:val="0"/>
                  <w:marBottom w:val="0"/>
                  <w:divBdr>
                    <w:top w:val="none" w:sz="0" w:space="0" w:color="auto"/>
                    <w:left w:val="none" w:sz="0" w:space="0" w:color="auto"/>
                    <w:bottom w:val="none" w:sz="0" w:space="0" w:color="auto"/>
                    <w:right w:val="none" w:sz="0" w:space="0" w:color="auto"/>
                  </w:divBdr>
                </w:div>
                <w:div w:id="1555656960">
                  <w:marLeft w:val="0"/>
                  <w:marRight w:val="0"/>
                  <w:marTop w:val="0"/>
                  <w:marBottom w:val="0"/>
                  <w:divBdr>
                    <w:top w:val="none" w:sz="0" w:space="0" w:color="auto"/>
                    <w:left w:val="none" w:sz="0" w:space="0" w:color="auto"/>
                    <w:bottom w:val="none" w:sz="0" w:space="0" w:color="auto"/>
                    <w:right w:val="none" w:sz="0" w:space="0" w:color="auto"/>
                  </w:divBdr>
                </w:div>
                <w:div w:id="1593776193">
                  <w:marLeft w:val="0"/>
                  <w:marRight w:val="0"/>
                  <w:marTop w:val="0"/>
                  <w:marBottom w:val="0"/>
                  <w:divBdr>
                    <w:top w:val="none" w:sz="0" w:space="0" w:color="auto"/>
                    <w:left w:val="none" w:sz="0" w:space="0" w:color="auto"/>
                    <w:bottom w:val="none" w:sz="0" w:space="0" w:color="auto"/>
                    <w:right w:val="none" w:sz="0" w:space="0" w:color="auto"/>
                  </w:divBdr>
                </w:div>
                <w:div w:id="1751270586">
                  <w:marLeft w:val="0"/>
                  <w:marRight w:val="0"/>
                  <w:marTop w:val="0"/>
                  <w:marBottom w:val="0"/>
                  <w:divBdr>
                    <w:top w:val="none" w:sz="0" w:space="0" w:color="auto"/>
                    <w:left w:val="none" w:sz="0" w:space="0" w:color="auto"/>
                    <w:bottom w:val="none" w:sz="0" w:space="0" w:color="auto"/>
                    <w:right w:val="none" w:sz="0" w:space="0" w:color="auto"/>
                  </w:divBdr>
                </w:div>
                <w:div w:id="1857185268">
                  <w:marLeft w:val="0"/>
                  <w:marRight w:val="0"/>
                  <w:marTop w:val="0"/>
                  <w:marBottom w:val="0"/>
                  <w:divBdr>
                    <w:top w:val="none" w:sz="0" w:space="0" w:color="auto"/>
                    <w:left w:val="none" w:sz="0" w:space="0" w:color="auto"/>
                    <w:bottom w:val="none" w:sz="0" w:space="0" w:color="auto"/>
                    <w:right w:val="none" w:sz="0" w:space="0" w:color="auto"/>
                  </w:divBdr>
                </w:div>
                <w:div w:id="1873297139">
                  <w:marLeft w:val="0"/>
                  <w:marRight w:val="0"/>
                  <w:marTop w:val="0"/>
                  <w:marBottom w:val="0"/>
                  <w:divBdr>
                    <w:top w:val="none" w:sz="0" w:space="0" w:color="auto"/>
                    <w:left w:val="none" w:sz="0" w:space="0" w:color="auto"/>
                    <w:bottom w:val="none" w:sz="0" w:space="0" w:color="auto"/>
                    <w:right w:val="none" w:sz="0" w:space="0" w:color="auto"/>
                  </w:divBdr>
                </w:div>
                <w:div w:id="1914272356">
                  <w:marLeft w:val="0"/>
                  <w:marRight w:val="0"/>
                  <w:marTop w:val="0"/>
                  <w:marBottom w:val="0"/>
                  <w:divBdr>
                    <w:top w:val="none" w:sz="0" w:space="0" w:color="auto"/>
                    <w:left w:val="none" w:sz="0" w:space="0" w:color="auto"/>
                    <w:bottom w:val="none" w:sz="0" w:space="0" w:color="auto"/>
                    <w:right w:val="none" w:sz="0" w:space="0" w:color="auto"/>
                  </w:divBdr>
                </w:div>
                <w:div w:id="1963417602">
                  <w:marLeft w:val="0"/>
                  <w:marRight w:val="0"/>
                  <w:marTop w:val="0"/>
                  <w:marBottom w:val="0"/>
                  <w:divBdr>
                    <w:top w:val="none" w:sz="0" w:space="0" w:color="auto"/>
                    <w:left w:val="none" w:sz="0" w:space="0" w:color="auto"/>
                    <w:bottom w:val="none" w:sz="0" w:space="0" w:color="auto"/>
                    <w:right w:val="none" w:sz="0" w:space="0" w:color="auto"/>
                  </w:divBdr>
                </w:div>
                <w:div w:id="2004121266">
                  <w:marLeft w:val="0"/>
                  <w:marRight w:val="0"/>
                  <w:marTop w:val="0"/>
                  <w:marBottom w:val="0"/>
                  <w:divBdr>
                    <w:top w:val="none" w:sz="0" w:space="0" w:color="auto"/>
                    <w:left w:val="none" w:sz="0" w:space="0" w:color="auto"/>
                    <w:bottom w:val="none" w:sz="0" w:space="0" w:color="auto"/>
                    <w:right w:val="none" w:sz="0" w:space="0" w:color="auto"/>
                  </w:divBdr>
                </w:div>
                <w:div w:id="2006740931">
                  <w:marLeft w:val="0"/>
                  <w:marRight w:val="0"/>
                  <w:marTop w:val="0"/>
                  <w:marBottom w:val="0"/>
                  <w:divBdr>
                    <w:top w:val="none" w:sz="0" w:space="0" w:color="auto"/>
                    <w:left w:val="none" w:sz="0" w:space="0" w:color="auto"/>
                    <w:bottom w:val="none" w:sz="0" w:space="0" w:color="auto"/>
                    <w:right w:val="none" w:sz="0" w:space="0" w:color="auto"/>
                  </w:divBdr>
                </w:div>
                <w:div w:id="212464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459852">
      <w:bodyDiv w:val="1"/>
      <w:marLeft w:val="0"/>
      <w:marRight w:val="0"/>
      <w:marTop w:val="0"/>
      <w:marBottom w:val="0"/>
      <w:divBdr>
        <w:top w:val="none" w:sz="0" w:space="0" w:color="auto"/>
        <w:left w:val="none" w:sz="0" w:space="0" w:color="auto"/>
        <w:bottom w:val="none" w:sz="0" w:space="0" w:color="auto"/>
        <w:right w:val="none" w:sz="0" w:space="0" w:color="auto"/>
      </w:divBdr>
    </w:div>
    <w:div w:id="788744632">
      <w:bodyDiv w:val="1"/>
      <w:marLeft w:val="0"/>
      <w:marRight w:val="0"/>
      <w:marTop w:val="0"/>
      <w:marBottom w:val="0"/>
      <w:divBdr>
        <w:top w:val="none" w:sz="0" w:space="0" w:color="auto"/>
        <w:left w:val="none" w:sz="0" w:space="0" w:color="auto"/>
        <w:bottom w:val="none" w:sz="0" w:space="0" w:color="auto"/>
        <w:right w:val="none" w:sz="0" w:space="0" w:color="auto"/>
      </w:divBdr>
    </w:div>
    <w:div w:id="827131056">
      <w:bodyDiv w:val="1"/>
      <w:marLeft w:val="0"/>
      <w:marRight w:val="0"/>
      <w:marTop w:val="0"/>
      <w:marBottom w:val="0"/>
      <w:divBdr>
        <w:top w:val="none" w:sz="0" w:space="0" w:color="auto"/>
        <w:left w:val="none" w:sz="0" w:space="0" w:color="auto"/>
        <w:bottom w:val="none" w:sz="0" w:space="0" w:color="auto"/>
        <w:right w:val="none" w:sz="0" w:space="0" w:color="auto"/>
      </w:divBdr>
      <w:divsChild>
        <w:div w:id="1546138715">
          <w:marLeft w:val="0"/>
          <w:marRight w:val="0"/>
          <w:marTop w:val="270"/>
          <w:marBottom w:val="270"/>
          <w:divBdr>
            <w:top w:val="none" w:sz="0" w:space="0" w:color="auto"/>
            <w:left w:val="none" w:sz="0" w:space="0" w:color="auto"/>
            <w:bottom w:val="none" w:sz="0" w:space="0" w:color="auto"/>
            <w:right w:val="none" w:sz="0" w:space="0" w:color="auto"/>
          </w:divBdr>
        </w:div>
      </w:divsChild>
    </w:div>
    <w:div w:id="836191098">
      <w:bodyDiv w:val="1"/>
      <w:marLeft w:val="0"/>
      <w:marRight w:val="0"/>
      <w:marTop w:val="0"/>
      <w:marBottom w:val="0"/>
      <w:divBdr>
        <w:top w:val="none" w:sz="0" w:space="0" w:color="auto"/>
        <w:left w:val="none" w:sz="0" w:space="0" w:color="auto"/>
        <w:bottom w:val="none" w:sz="0" w:space="0" w:color="auto"/>
        <w:right w:val="none" w:sz="0" w:space="0" w:color="auto"/>
      </w:divBdr>
    </w:div>
    <w:div w:id="904801656">
      <w:bodyDiv w:val="1"/>
      <w:marLeft w:val="0"/>
      <w:marRight w:val="0"/>
      <w:marTop w:val="0"/>
      <w:marBottom w:val="0"/>
      <w:divBdr>
        <w:top w:val="none" w:sz="0" w:space="0" w:color="auto"/>
        <w:left w:val="none" w:sz="0" w:space="0" w:color="auto"/>
        <w:bottom w:val="none" w:sz="0" w:space="0" w:color="auto"/>
        <w:right w:val="none" w:sz="0" w:space="0" w:color="auto"/>
      </w:divBdr>
    </w:div>
    <w:div w:id="910235896">
      <w:bodyDiv w:val="1"/>
      <w:marLeft w:val="0"/>
      <w:marRight w:val="0"/>
      <w:marTop w:val="0"/>
      <w:marBottom w:val="0"/>
      <w:divBdr>
        <w:top w:val="none" w:sz="0" w:space="0" w:color="auto"/>
        <w:left w:val="none" w:sz="0" w:space="0" w:color="auto"/>
        <w:bottom w:val="none" w:sz="0" w:space="0" w:color="auto"/>
        <w:right w:val="none" w:sz="0" w:space="0" w:color="auto"/>
      </w:divBdr>
    </w:div>
    <w:div w:id="951324982">
      <w:bodyDiv w:val="1"/>
      <w:marLeft w:val="0"/>
      <w:marRight w:val="0"/>
      <w:marTop w:val="0"/>
      <w:marBottom w:val="0"/>
      <w:divBdr>
        <w:top w:val="none" w:sz="0" w:space="0" w:color="auto"/>
        <w:left w:val="none" w:sz="0" w:space="0" w:color="auto"/>
        <w:bottom w:val="none" w:sz="0" w:space="0" w:color="auto"/>
        <w:right w:val="none" w:sz="0" w:space="0" w:color="auto"/>
      </w:divBdr>
      <w:divsChild>
        <w:div w:id="240066997">
          <w:marLeft w:val="0"/>
          <w:marRight w:val="0"/>
          <w:marTop w:val="270"/>
          <w:marBottom w:val="270"/>
          <w:divBdr>
            <w:top w:val="none" w:sz="0" w:space="0" w:color="auto"/>
            <w:left w:val="none" w:sz="0" w:space="0" w:color="auto"/>
            <w:bottom w:val="none" w:sz="0" w:space="0" w:color="auto"/>
            <w:right w:val="none" w:sz="0" w:space="0" w:color="auto"/>
          </w:divBdr>
        </w:div>
      </w:divsChild>
    </w:div>
    <w:div w:id="960962449">
      <w:bodyDiv w:val="1"/>
      <w:marLeft w:val="0"/>
      <w:marRight w:val="0"/>
      <w:marTop w:val="0"/>
      <w:marBottom w:val="0"/>
      <w:divBdr>
        <w:top w:val="none" w:sz="0" w:space="0" w:color="auto"/>
        <w:left w:val="none" w:sz="0" w:space="0" w:color="auto"/>
        <w:bottom w:val="none" w:sz="0" w:space="0" w:color="auto"/>
        <w:right w:val="none" w:sz="0" w:space="0" w:color="auto"/>
      </w:divBdr>
      <w:divsChild>
        <w:div w:id="14427792">
          <w:marLeft w:val="0"/>
          <w:marRight w:val="0"/>
          <w:marTop w:val="0"/>
          <w:marBottom w:val="225"/>
          <w:divBdr>
            <w:top w:val="none" w:sz="0" w:space="0" w:color="auto"/>
            <w:left w:val="none" w:sz="0" w:space="0" w:color="auto"/>
            <w:bottom w:val="none" w:sz="0" w:space="0" w:color="auto"/>
            <w:right w:val="none" w:sz="0" w:space="0" w:color="auto"/>
          </w:divBdr>
        </w:div>
        <w:div w:id="269751419">
          <w:marLeft w:val="0"/>
          <w:marRight w:val="0"/>
          <w:marTop w:val="0"/>
          <w:marBottom w:val="225"/>
          <w:divBdr>
            <w:top w:val="none" w:sz="0" w:space="0" w:color="auto"/>
            <w:left w:val="none" w:sz="0" w:space="0" w:color="auto"/>
            <w:bottom w:val="none" w:sz="0" w:space="0" w:color="auto"/>
            <w:right w:val="none" w:sz="0" w:space="0" w:color="auto"/>
          </w:divBdr>
        </w:div>
        <w:div w:id="606691816">
          <w:marLeft w:val="0"/>
          <w:marRight w:val="0"/>
          <w:marTop w:val="0"/>
          <w:marBottom w:val="225"/>
          <w:divBdr>
            <w:top w:val="none" w:sz="0" w:space="0" w:color="auto"/>
            <w:left w:val="none" w:sz="0" w:space="0" w:color="auto"/>
            <w:bottom w:val="none" w:sz="0" w:space="0" w:color="auto"/>
            <w:right w:val="none" w:sz="0" w:space="0" w:color="auto"/>
          </w:divBdr>
        </w:div>
        <w:div w:id="652565998">
          <w:marLeft w:val="0"/>
          <w:marRight w:val="0"/>
          <w:marTop w:val="0"/>
          <w:marBottom w:val="225"/>
          <w:divBdr>
            <w:top w:val="none" w:sz="0" w:space="0" w:color="auto"/>
            <w:left w:val="none" w:sz="0" w:space="0" w:color="auto"/>
            <w:bottom w:val="none" w:sz="0" w:space="0" w:color="auto"/>
            <w:right w:val="none" w:sz="0" w:space="0" w:color="auto"/>
          </w:divBdr>
        </w:div>
        <w:div w:id="1153137125">
          <w:marLeft w:val="0"/>
          <w:marRight w:val="0"/>
          <w:marTop w:val="0"/>
          <w:marBottom w:val="225"/>
          <w:divBdr>
            <w:top w:val="none" w:sz="0" w:space="0" w:color="auto"/>
            <w:left w:val="none" w:sz="0" w:space="0" w:color="auto"/>
            <w:bottom w:val="none" w:sz="0" w:space="0" w:color="auto"/>
            <w:right w:val="none" w:sz="0" w:space="0" w:color="auto"/>
          </w:divBdr>
        </w:div>
        <w:div w:id="1321344527">
          <w:marLeft w:val="0"/>
          <w:marRight w:val="0"/>
          <w:marTop w:val="0"/>
          <w:marBottom w:val="225"/>
          <w:divBdr>
            <w:top w:val="none" w:sz="0" w:space="0" w:color="auto"/>
            <w:left w:val="none" w:sz="0" w:space="0" w:color="auto"/>
            <w:bottom w:val="none" w:sz="0" w:space="0" w:color="auto"/>
            <w:right w:val="none" w:sz="0" w:space="0" w:color="auto"/>
          </w:divBdr>
        </w:div>
        <w:div w:id="1643999861">
          <w:marLeft w:val="0"/>
          <w:marRight w:val="0"/>
          <w:marTop w:val="0"/>
          <w:marBottom w:val="225"/>
          <w:divBdr>
            <w:top w:val="none" w:sz="0" w:space="0" w:color="auto"/>
            <w:left w:val="none" w:sz="0" w:space="0" w:color="auto"/>
            <w:bottom w:val="none" w:sz="0" w:space="0" w:color="auto"/>
            <w:right w:val="none" w:sz="0" w:space="0" w:color="auto"/>
          </w:divBdr>
        </w:div>
        <w:div w:id="1717319373">
          <w:marLeft w:val="0"/>
          <w:marRight w:val="0"/>
          <w:marTop w:val="0"/>
          <w:marBottom w:val="225"/>
          <w:divBdr>
            <w:top w:val="none" w:sz="0" w:space="0" w:color="auto"/>
            <w:left w:val="none" w:sz="0" w:space="0" w:color="auto"/>
            <w:bottom w:val="none" w:sz="0" w:space="0" w:color="auto"/>
            <w:right w:val="none" w:sz="0" w:space="0" w:color="auto"/>
          </w:divBdr>
        </w:div>
      </w:divsChild>
    </w:div>
    <w:div w:id="966815581">
      <w:bodyDiv w:val="1"/>
      <w:marLeft w:val="0"/>
      <w:marRight w:val="0"/>
      <w:marTop w:val="0"/>
      <w:marBottom w:val="0"/>
      <w:divBdr>
        <w:top w:val="none" w:sz="0" w:space="0" w:color="auto"/>
        <w:left w:val="none" w:sz="0" w:space="0" w:color="auto"/>
        <w:bottom w:val="none" w:sz="0" w:space="0" w:color="auto"/>
        <w:right w:val="none" w:sz="0" w:space="0" w:color="auto"/>
      </w:divBdr>
    </w:div>
    <w:div w:id="971594185">
      <w:bodyDiv w:val="1"/>
      <w:marLeft w:val="0"/>
      <w:marRight w:val="0"/>
      <w:marTop w:val="0"/>
      <w:marBottom w:val="0"/>
      <w:divBdr>
        <w:top w:val="none" w:sz="0" w:space="0" w:color="auto"/>
        <w:left w:val="none" w:sz="0" w:space="0" w:color="auto"/>
        <w:bottom w:val="none" w:sz="0" w:space="0" w:color="auto"/>
        <w:right w:val="none" w:sz="0" w:space="0" w:color="auto"/>
      </w:divBdr>
    </w:div>
    <w:div w:id="1041831441">
      <w:bodyDiv w:val="1"/>
      <w:marLeft w:val="0"/>
      <w:marRight w:val="0"/>
      <w:marTop w:val="0"/>
      <w:marBottom w:val="0"/>
      <w:divBdr>
        <w:top w:val="none" w:sz="0" w:space="0" w:color="auto"/>
        <w:left w:val="none" w:sz="0" w:space="0" w:color="auto"/>
        <w:bottom w:val="none" w:sz="0" w:space="0" w:color="auto"/>
        <w:right w:val="none" w:sz="0" w:space="0" w:color="auto"/>
      </w:divBdr>
    </w:div>
    <w:div w:id="1058865224">
      <w:bodyDiv w:val="1"/>
      <w:marLeft w:val="0"/>
      <w:marRight w:val="0"/>
      <w:marTop w:val="0"/>
      <w:marBottom w:val="0"/>
      <w:divBdr>
        <w:top w:val="none" w:sz="0" w:space="0" w:color="auto"/>
        <w:left w:val="none" w:sz="0" w:space="0" w:color="auto"/>
        <w:bottom w:val="none" w:sz="0" w:space="0" w:color="auto"/>
        <w:right w:val="none" w:sz="0" w:space="0" w:color="auto"/>
      </w:divBdr>
      <w:divsChild>
        <w:div w:id="1012607524">
          <w:marLeft w:val="0"/>
          <w:marRight w:val="0"/>
          <w:marTop w:val="270"/>
          <w:marBottom w:val="270"/>
          <w:divBdr>
            <w:top w:val="none" w:sz="0" w:space="0" w:color="auto"/>
            <w:left w:val="none" w:sz="0" w:space="0" w:color="auto"/>
            <w:bottom w:val="none" w:sz="0" w:space="0" w:color="auto"/>
            <w:right w:val="none" w:sz="0" w:space="0" w:color="auto"/>
          </w:divBdr>
        </w:div>
      </w:divsChild>
    </w:div>
    <w:div w:id="1059284154">
      <w:bodyDiv w:val="1"/>
      <w:marLeft w:val="0"/>
      <w:marRight w:val="0"/>
      <w:marTop w:val="0"/>
      <w:marBottom w:val="0"/>
      <w:divBdr>
        <w:top w:val="none" w:sz="0" w:space="0" w:color="auto"/>
        <w:left w:val="none" w:sz="0" w:space="0" w:color="auto"/>
        <w:bottom w:val="none" w:sz="0" w:space="0" w:color="auto"/>
        <w:right w:val="none" w:sz="0" w:space="0" w:color="auto"/>
      </w:divBdr>
    </w:div>
    <w:div w:id="1067605393">
      <w:bodyDiv w:val="1"/>
      <w:marLeft w:val="0"/>
      <w:marRight w:val="0"/>
      <w:marTop w:val="0"/>
      <w:marBottom w:val="0"/>
      <w:divBdr>
        <w:top w:val="none" w:sz="0" w:space="0" w:color="auto"/>
        <w:left w:val="none" w:sz="0" w:space="0" w:color="auto"/>
        <w:bottom w:val="none" w:sz="0" w:space="0" w:color="auto"/>
        <w:right w:val="none" w:sz="0" w:space="0" w:color="auto"/>
      </w:divBdr>
    </w:div>
    <w:div w:id="1075512121">
      <w:bodyDiv w:val="1"/>
      <w:marLeft w:val="0"/>
      <w:marRight w:val="0"/>
      <w:marTop w:val="0"/>
      <w:marBottom w:val="0"/>
      <w:divBdr>
        <w:top w:val="none" w:sz="0" w:space="0" w:color="auto"/>
        <w:left w:val="none" w:sz="0" w:space="0" w:color="auto"/>
        <w:bottom w:val="none" w:sz="0" w:space="0" w:color="auto"/>
        <w:right w:val="none" w:sz="0" w:space="0" w:color="auto"/>
      </w:divBdr>
      <w:divsChild>
        <w:div w:id="2076391483">
          <w:marLeft w:val="0"/>
          <w:marRight w:val="0"/>
          <w:marTop w:val="0"/>
          <w:marBottom w:val="300"/>
          <w:divBdr>
            <w:top w:val="none" w:sz="0" w:space="0" w:color="auto"/>
            <w:left w:val="none" w:sz="0" w:space="0" w:color="auto"/>
            <w:bottom w:val="none" w:sz="0" w:space="0" w:color="auto"/>
            <w:right w:val="none" w:sz="0" w:space="0" w:color="auto"/>
          </w:divBdr>
          <w:divsChild>
            <w:div w:id="1901864372">
              <w:marLeft w:val="0"/>
              <w:marRight w:val="0"/>
              <w:marTop w:val="0"/>
              <w:marBottom w:val="0"/>
              <w:divBdr>
                <w:top w:val="none" w:sz="0" w:space="0" w:color="auto"/>
                <w:left w:val="none" w:sz="0" w:space="0" w:color="auto"/>
                <w:bottom w:val="none" w:sz="0" w:space="0" w:color="auto"/>
                <w:right w:val="none" w:sz="0" w:space="0" w:color="auto"/>
              </w:divBdr>
              <w:divsChild>
                <w:div w:id="48236837">
                  <w:marLeft w:val="0"/>
                  <w:marRight w:val="0"/>
                  <w:marTop w:val="0"/>
                  <w:marBottom w:val="0"/>
                  <w:divBdr>
                    <w:top w:val="none" w:sz="0" w:space="0" w:color="auto"/>
                    <w:left w:val="none" w:sz="0" w:space="0" w:color="auto"/>
                    <w:bottom w:val="none" w:sz="0" w:space="0" w:color="auto"/>
                    <w:right w:val="none" w:sz="0" w:space="0" w:color="auto"/>
                  </w:divBdr>
                </w:div>
                <w:div w:id="151223184">
                  <w:marLeft w:val="0"/>
                  <w:marRight w:val="0"/>
                  <w:marTop w:val="0"/>
                  <w:marBottom w:val="0"/>
                  <w:divBdr>
                    <w:top w:val="none" w:sz="0" w:space="0" w:color="auto"/>
                    <w:left w:val="none" w:sz="0" w:space="0" w:color="auto"/>
                    <w:bottom w:val="none" w:sz="0" w:space="0" w:color="auto"/>
                    <w:right w:val="none" w:sz="0" w:space="0" w:color="auto"/>
                  </w:divBdr>
                </w:div>
                <w:div w:id="275253293">
                  <w:marLeft w:val="0"/>
                  <w:marRight w:val="0"/>
                  <w:marTop w:val="0"/>
                  <w:marBottom w:val="0"/>
                  <w:divBdr>
                    <w:top w:val="none" w:sz="0" w:space="0" w:color="auto"/>
                    <w:left w:val="none" w:sz="0" w:space="0" w:color="auto"/>
                    <w:bottom w:val="none" w:sz="0" w:space="0" w:color="auto"/>
                    <w:right w:val="none" w:sz="0" w:space="0" w:color="auto"/>
                  </w:divBdr>
                </w:div>
                <w:div w:id="311837900">
                  <w:marLeft w:val="0"/>
                  <w:marRight w:val="0"/>
                  <w:marTop w:val="0"/>
                  <w:marBottom w:val="0"/>
                  <w:divBdr>
                    <w:top w:val="none" w:sz="0" w:space="0" w:color="auto"/>
                    <w:left w:val="none" w:sz="0" w:space="0" w:color="auto"/>
                    <w:bottom w:val="none" w:sz="0" w:space="0" w:color="auto"/>
                    <w:right w:val="none" w:sz="0" w:space="0" w:color="auto"/>
                  </w:divBdr>
                </w:div>
                <w:div w:id="532963072">
                  <w:marLeft w:val="0"/>
                  <w:marRight w:val="0"/>
                  <w:marTop w:val="0"/>
                  <w:marBottom w:val="0"/>
                  <w:divBdr>
                    <w:top w:val="none" w:sz="0" w:space="0" w:color="auto"/>
                    <w:left w:val="none" w:sz="0" w:space="0" w:color="auto"/>
                    <w:bottom w:val="none" w:sz="0" w:space="0" w:color="auto"/>
                    <w:right w:val="none" w:sz="0" w:space="0" w:color="auto"/>
                  </w:divBdr>
                </w:div>
                <w:div w:id="566259029">
                  <w:marLeft w:val="0"/>
                  <w:marRight w:val="0"/>
                  <w:marTop w:val="0"/>
                  <w:marBottom w:val="0"/>
                  <w:divBdr>
                    <w:top w:val="none" w:sz="0" w:space="0" w:color="auto"/>
                    <w:left w:val="none" w:sz="0" w:space="0" w:color="auto"/>
                    <w:bottom w:val="none" w:sz="0" w:space="0" w:color="auto"/>
                    <w:right w:val="none" w:sz="0" w:space="0" w:color="auto"/>
                  </w:divBdr>
                </w:div>
                <w:div w:id="615520982">
                  <w:marLeft w:val="0"/>
                  <w:marRight w:val="0"/>
                  <w:marTop w:val="0"/>
                  <w:marBottom w:val="0"/>
                  <w:divBdr>
                    <w:top w:val="none" w:sz="0" w:space="0" w:color="auto"/>
                    <w:left w:val="none" w:sz="0" w:space="0" w:color="auto"/>
                    <w:bottom w:val="none" w:sz="0" w:space="0" w:color="auto"/>
                    <w:right w:val="none" w:sz="0" w:space="0" w:color="auto"/>
                  </w:divBdr>
                </w:div>
                <w:div w:id="931624506">
                  <w:marLeft w:val="0"/>
                  <w:marRight w:val="0"/>
                  <w:marTop w:val="0"/>
                  <w:marBottom w:val="0"/>
                  <w:divBdr>
                    <w:top w:val="none" w:sz="0" w:space="0" w:color="auto"/>
                    <w:left w:val="none" w:sz="0" w:space="0" w:color="auto"/>
                    <w:bottom w:val="none" w:sz="0" w:space="0" w:color="auto"/>
                    <w:right w:val="none" w:sz="0" w:space="0" w:color="auto"/>
                  </w:divBdr>
                </w:div>
                <w:div w:id="1028943906">
                  <w:marLeft w:val="0"/>
                  <w:marRight w:val="0"/>
                  <w:marTop w:val="0"/>
                  <w:marBottom w:val="0"/>
                  <w:divBdr>
                    <w:top w:val="none" w:sz="0" w:space="0" w:color="auto"/>
                    <w:left w:val="none" w:sz="0" w:space="0" w:color="auto"/>
                    <w:bottom w:val="none" w:sz="0" w:space="0" w:color="auto"/>
                    <w:right w:val="none" w:sz="0" w:space="0" w:color="auto"/>
                  </w:divBdr>
                </w:div>
                <w:div w:id="1637023944">
                  <w:marLeft w:val="0"/>
                  <w:marRight w:val="0"/>
                  <w:marTop w:val="0"/>
                  <w:marBottom w:val="0"/>
                  <w:divBdr>
                    <w:top w:val="none" w:sz="0" w:space="0" w:color="auto"/>
                    <w:left w:val="none" w:sz="0" w:space="0" w:color="auto"/>
                    <w:bottom w:val="none" w:sz="0" w:space="0" w:color="auto"/>
                    <w:right w:val="none" w:sz="0" w:space="0" w:color="auto"/>
                  </w:divBdr>
                </w:div>
                <w:div w:id="1779593194">
                  <w:marLeft w:val="0"/>
                  <w:marRight w:val="0"/>
                  <w:marTop w:val="0"/>
                  <w:marBottom w:val="0"/>
                  <w:divBdr>
                    <w:top w:val="none" w:sz="0" w:space="0" w:color="auto"/>
                    <w:left w:val="none" w:sz="0" w:space="0" w:color="auto"/>
                    <w:bottom w:val="none" w:sz="0" w:space="0" w:color="auto"/>
                    <w:right w:val="none" w:sz="0" w:space="0" w:color="auto"/>
                  </w:divBdr>
                </w:div>
                <w:div w:id="1782603856">
                  <w:marLeft w:val="0"/>
                  <w:marRight w:val="0"/>
                  <w:marTop w:val="0"/>
                  <w:marBottom w:val="0"/>
                  <w:divBdr>
                    <w:top w:val="none" w:sz="0" w:space="0" w:color="auto"/>
                    <w:left w:val="none" w:sz="0" w:space="0" w:color="auto"/>
                    <w:bottom w:val="none" w:sz="0" w:space="0" w:color="auto"/>
                    <w:right w:val="none" w:sz="0" w:space="0" w:color="auto"/>
                  </w:divBdr>
                </w:div>
                <w:div w:id="1911574241">
                  <w:marLeft w:val="0"/>
                  <w:marRight w:val="0"/>
                  <w:marTop w:val="0"/>
                  <w:marBottom w:val="0"/>
                  <w:divBdr>
                    <w:top w:val="none" w:sz="0" w:space="0" w:color="auto"/>
                    <w:left w:val="none" w:sz="0" w:space="0" w:color="auto"/>
                    <w:bottom w:val="none" w:sz="0" w:space="0" w:color="auto"/>
                    <w:right w:val="none" w:sz="0" w:space="0" w:color="auto"/>
                  </w:divBdr>
                </w:div>
                <w:div w:id="199775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379773">
      <w:bodyDiv w:val="1"/>
      <w:marLeft w:val="0"/>
      <w:marRight w:val="0"/>
      <w:marTop w:val="0"/>
      <w:marBottom w:val="0"/>
      <w:divBdr>
        <w:top w:val="none" w:sz="0" w:space="0" w:color="auto"/>
        <w:left w:val="none" w:sz="0" w:space="0" w:color="auto"/>
        <w:bottom w:val="none" w:sz="0" w:space="0" w:color="auto"/>
        <w:right w:val="none" w:sz="0" w:space="0" w:color="auto"/>
      </w:divBdr>
      <w:divsChild>
        <w:div w:id="1977443173">
          <w:marLeft w:val="0"/>
          <w:marRight w:val="0"/>
          <w:marTop w:val="270"/>
          <w:marBottom w:val="270"/>
          <w:divBdr>
            <w:top w:val="none" w:sz="0" w:space="0" w:color="auto"/>
            <w:left w:val="none" w:sz="0" w:space="0" w:color="auto"/>
            <w:bottom w:val="none" w:sz="0" w:space="0" w:color="auto"/>
            <w:right w:val="none" w:sz="0" w:space="0" w:color="auto"/>
          </w:divBdr>
        </w:div>
      </w:divsChild>
    </w:div>
    <w:div w:id="1109009940">
      <w:bodyDiv w:val="1"/>
      <w:marLeft w:val="0"/>
      <w:marRight w:val="0"/>
      <w:marTop w:val="0"/>
      <w:marBottom w:val="0"/>
      <w:divBdr>
        <w:top w:val="none" w:sz="0" w:space="0" w:color="auto"/>
        <w:left w:val="none" w:sz="0" w:space="0" w:color="auto"/>
        <w:bottom w:val="none" w:sz="0" w:space="0" w:color="auto"/>
        <w:right w:val="none" w:sz="0" w:space="0" w:color="auto"/>
      </w:divBdr>
    </w:div>
    <w:div w:id="1128545941">
      <w:bodyDiv w:val="1"/>
      <w:marLeft w:val="0"/>
      <w:marRight w:val="0"/>
      <w:marTop w:val="0"/>
      <w:marBottom w:val="0"/>
      <w:divBdr>
        <w:top w:val="none" w:sz="0" w:space="0" w:color="auto"/>
        <w:left w:val="none" w:sz="0" w:space="0" w:color="auto"/>
        <w:bottom w:val="none" w:sz="0" w:space="0" w:color="auto"/>
        <w:right w:val="none" w:sz="0" w:space="0" w:color="auto"/>
      </w:divBdr>
    </w:div>
    <w:div w:id="1144741883">
      <w:bodyDiv w:val="1"/>
      <w:marLeft w:val="0"/>
      <w:marRight w:val="0"/>
      <w:marTop w:val="0"/>
      <w:marBottom w:val="0"/>
      <w:divBdr>
        <w:top w:val="none" w:sz="0" w:space="0" w:color="auto"/>
        <w:left w:val="none" w:sz="0" w:space="0" w:color="auto"/>
        <w:bottom w:val="none" w:sz="0" w:space="0" w:color="auto"/>
        <w:right w:val="none" w:sz="0" w:space="0" w:color="auto"/>
      </w:divBdr>
    </w:div>
    <w:div w:id="1160728665">
      <w:bodyDiv w:val="1"/>
      <w:marLeft w:val="0"/>
      <w:marRight w:val="0"/>
      <w:marTop w:val="0"/>
      <w:marBottom w:val="0"/>
      <w:divBdr>
        <w:top w:val="none" w:sz="0" w:space="0" w:color="auto"/>
        <w:left w:val="none" w:sz="0" w:space="0" w:color="auto"/>
        <w:bottom w:val="none" w:sz="0" w:space="0" w:color="auto"/>
        <w:right w:val="none" w:sz="0" w:space="0" w:color="auto"/>
      </w:divBdr>
    </w:div>
    <w:div w:id="1176503533">
      <w:bodyDiv w:val="1"/>
      <w:marLeft w:val="0"/>
      <w:marRight w:val="0"/>
      <w:marTop w:val="0"/>
      <w:marBottom w:val="0"/>
      <w:divBdr>
        <w:top w:val="none" w:sz="0" w:space="0" w:color="auto"/>
        <w:left w:val="none" w:sz="0" w:space="0" w:color="auto"/>
        <w:bottom w:val="none" w:sz="0" w:space="0" w:color="auto"/>
        <w:right w:val="none" w:sz="0" w:space="0" w:color="auto"/>
      </w:divBdr>
    </w:div>
    <w:div w:id="1212691352">
      <w:bodyDiv w:val="1"/>
      <w:marLeft w:val="0"/>
      <w:marRight w:val="0"/>
      <w:marTop w:val="0"/>
      <w:marBottom w:val="0"/>
      <w:divBdr>
        <w:top w:val="none" w:sz="0" w:space="0" w:color="auto"/>
        <w:left w:val="none" w:sz="0" w:space="0" w:color="auto"/>
        <w:bottom w:val="none" w:sz="0" w:space="0" w:color="auto"/>
        <w:right w:val="none" w:sz="0" w:space="0" w:color="auto"/>
      </w:divBdr>
    </w:div>
    <w:div w:id="1217543785">
      <w:bodyDiv w:val="1"/>
      <w:marLeft w:val="0"/>
      <w:marRight w:val="0"/>
      <w:marTop w:val="0"/>
      <w:marBottom w:val="0"/>
      <w:divBdr>
        <w:top w:val="none" w:sz="0" w:space="0" w:color="auto"/>
        <w:left w:val="none" w:sz="0" w:space="0" w:color="auto"/>
        <w:bottom w:val="none" w:sz="0" w:space="0" w:color="auto"/>
        <w:right w:val="none" w:sz="0" w:space="0" w:color="auto"/>
      </w:divBdr>
    </w:div>
    <w:div w:id="1236016033">
      <w:bodyDiv w:val="1"/>
      <w:marLeft w:val="0"/>
      <w:marRight w:val="0"/>
      <w:marTop w:val="0"/>
      <w:marBottom w:val="0"/>
      <w:divBdr>
        <w:top w:val="none" w:sz="0" w:space="0" w:color="auto"/>
        <w:left w:val="none" w:sz="0" w:space="0" w:color="auto"/>
        <w:bottom w:val="none" w:sz="0" w:space="0" w:color="auto"/>
        <w:right w:val="none" w:sz="0" w:space="0" w:color="auto"/>
      </w:divBdr>
    </w:div>
    <w:div w:id="1259943530">
      <w:bodyDiv w:val="1"/>
      <w:marLeft w:val="0"/>
      <w:marRight w:val="0"/>
      <w:marTop w:val="0"/>
      <w:marBottom w:val="0"/>
      <w:divBdr>
        <w:top w:val="none" w:sz="0" w:space="0" w:color="auto"/>
        <w:left w:val="none" w:sz="0" w:space="0" w:color="auto"/>
        <w:bottom w:val="none" w:sz="0" w:space="0" w:color="auto"/>
        <w:right w:val="none" w:sz="0" w:space="0" w:color="auto"/>
      </w:divBdr>
    </w:div>
    <w:div w:id="1273829282">
      <w:bodyDiv w:val="1"/>
      <w:marLeft w:val="0"/>
      <w:marRight w:val="0"/>
      <w:marTop w:val="0"/>
      <w:marBottom w:val="0"/>
      <w:divBdr>
        <w:top w:val="none" w:sz="0" w:space="0" w:color="auto"/>
        <w:left w:val="none" w:sz="0" w:space="0" w:color="auto"/>
        <w:bottom w:val="none" w:sz="0" w:space="0" w:color="auto"/>
        <w:right w:val="none" w:sz="0" w:space="0" w:color="auto"/>
      </w:divBdr>
    </w:div>
    <w:div w:id="1300694789">
      <w:bodyDiv w:val="1"/>
      <w:marLeft w:val="0"/>
      <w:marRight w:val="0"/>
      <w:marTop w:val="0"/>
      <w:marBottom w:val="0"/>
      <w:divBdr>
        <w:top w:val="none" w:sz="0" w:space="0" w:color="auto"/>
        <w:left w:val="none" w:sz="0" w:space="0" w:color="auto"/>
        <w:bottom w:val="none" w:sz="0" w:space="0" w:color="auto"/>
        <w:right w:val="none" w:sz="0" w:space="0" w:color="auto"/>
      </w:divBdr>
      <w:divsChild>
        <w:div w:id="216286125">
          <w:marLeft w:val="0"/>
          <w:marRight w:val="0"/>
          <w:marTop w:val="270"/>
          <w:marBottom w:val="270"/>
          <w:divBdr>
            <w:top w:val="none" w:sz="0" w:space="0" w:color="auto"/>
            <w:left w:val="none" w:sz="0" w:space="0" w:color="auto"/>
            <w:bottom w:val="none" w:sz="0" w:space="0" w:color="auto"/>
            <w:right w:val="none" w:sz="0" w:space="0" w:color="auto"/>
          </w:divBdr>
        </w:div>
      </w:divsChild>
    </w:div>
    <w:div w:id="1310206130">
      <w:bodyDiv w:val="1"/>
      <w:marLeft w:val="0"/>
      <w:marRight w:val="0"/>
      <w:marTop w:val="0"/>
      <w:marBottom w:val="0"/>
      <w:divBdr>
        <w:top w:val="none" w:sz="0" w:space="0" w:color="auto"/>
        <w:left w:val="none" w:sz="0" w:space="0" w:color="auto"/>
        <w:bottom w:val="none" w:sz="0" w:space="0" w:color="auto"/>
        <w:right w:val="none" w:sz="0" w:space="0" w:color="auto"/>
      </w:divBdr>
    </w:div>
    <w:div w:id="1336808899">
      <w:bodyDiv w:val="1"/>
      <w:marLeft w:val="0"/>
      <w:marRight w:val="0"/>
      <w:marTop w:val="0"/>
      <w:marBottom w:val="0"/>
      <w:divBdr>
        <w:top w:val="none" w:sz="0" w:space="0" w:color="auto"/>
        <w:left w:val="none" w:sz="0" w:space="0" w:color="auto"/>
        <w:bottom w:val="none" w:sz="0" w:space="0" w:color="auto"/>
        <w:right w:val="none" w:sz="0" w:space="0" w:color="auto"/>
      </w:divBdr>
    </w:div>
    <w:div w:id="1387030206">
      <w:bodyDiv w:val="1"/>
      <w:marLeft w:val="0"/>
      <w:marRight w:val="0"/>
      <w:marTop w:val="0"/>
      <w:marBottom w:val="0"/>
      <w:divBdr>
        <w:top w:val="none" w:sz="0" w:space="0" w:color="auto"/>
        <w:left w:val="none" w:sz="0" w:space="0" w:color="auto"/>
        <w:bottom w:val="none" w:sz="0" w:space="0" w:color="auto"/>
        <w:right w:val="none" w:sz="0" w:space="0" w:color="auto"/>
      </w:divBdr>
    </w:div>
    <w:div w:id="1413965061">
      <w:bodyDiv w:val="1"/>
      <w:marLeft w:val="0"/>
      <w:marRight w:val="0"/>
      <w:marTop w:val="0"/>
      <w:marBottom w:val="0"/>
      <w:divBdr>
        <w:top w:val="none" w:sz="0" w:space="0" w:color="auto"/>
        <w:left w:val="none" w:sz="0" w:space="0" w:color="auto"/>
        <w:bottom w:val="none" w:sz="0" w:space="0" w:color="auto"/>
        <w:right w:val="none" w:sz="0" w:space="0" w:color="auto"/>
      </w:divBdr>
    </w:div>
    <w:div w:id="1420443567">
      <w:bodyDiv w:val="1"/>
      <w:marLeft w:val="0"/>
      <w:marRight w:val="0"/>
      <w:marTop w:val="0"/>
      <w:marBottom w:val="0"/>
      <w:divBdr>
        <w:top w:val="none" w:sz="0" w:space="0" w:color="auto"/>
        <w:left w:val="none" w:sz="0" w:space="0" w:color="auto"/>
        <w:bottom w:val="none" w:sz="0" w:space="0" w:color="auto"/>
        <w:right w:val="none" w:sz="0" w:space="0" w:color="auto"/>
      </w:divBdr>
      <w:divsChild>
        <w:div w:id="569115110">
          <w:marLeft w:val="0"/>
          <w:marRight w:val="0"/>
          <w:marTop w:val="270"/>
          <w:marBottom w:val="270"/>
          <w:divBdr>
            <w:top w:val="none" w:sz="0" w:space="0" w:color="auto"/>
            <w:left w:val="none" w:sz="0" w:space="0" w:color="auto"/>
            <w:bottom w:val="none" w:sz="0" w:space="0" w:color="auto"/>
            <w:right w:val="none" w:sz="0" w:space="0" w:color="auto"/>
          </w:divBdr>
        </w:div>
      </w:divsChild>
    </w:div>
    <w:div w:id="1431506140">
      <w:bodyDiv w:val="1"/>
      <w:marLeft w:val="0"/>
      <w:marRight w:val="0"/>
      <w:marTop w:val="0"/>
      <w:marBottom w:val="0"/>
      <w:divBdr>
        <w:top w:val="none" w:sz="0" w:space="0" w:color="auto"/>
        <w:left w:val="none" w:sz="0" w:space="0" w:color="auto"/>
        <w:bottom w:val="none" w:sz="0" w:space="0" w:color="auto"/>
        <w:right w:val="none" w:sz="0" w:space="0" w:color="auto"/>
      </w:divBdr>
    </w:div>
    <w:div w:id="1438215202">
      <w:bodyDiv w:val="1"/>
      <w:marLeft w:val="0"/>
      <w:marRight w:val="0"/>
      <w:marTop w:val="0"/>
      <w:marBottom w:val="0"/>
      <w:divBdr>
        <w:top w:val="none" w:sz="0" w:space="0" w:color="auto"/>
        <w:left w:val="none" w:sz="0" w:space="0" w:color="auto"/>
        <w:bottom w:val="none" w:sz="0" w:space="0" w:color="auto"/>
        <w:right w:val="none" w:sz="0" w:space="0" w:color="auto"/>
      </w:divBdr>
    </w:div>
    <w:div w:id="1448740679">
      <w:bodyDiv w:val="1"/>
      <w:marLeft w:val="0"/>
      <w:marRight w:val="0"/>
      <w:marTop w:val="0"/>
      <w:marBottom w:val="0"/>
      <w:divBdr>
        <w:top w:val="none" w:sz="0" w:space="0" w:color="auto"/>
        <w:left w:val="none" w:sz="0" w:space="0" w:color="auto"/>
        <w:bottom w:val="none" w:sz="0" w:space="0" w:color="auto"/>
        <w:right w:val="none" w:sz="0" w:space="0" w:color="auto"/>
      </w:divBdr>
    </w:div>
    <w:div w:id="1480072531">
      <w:bodyDiv w:val="1"/>
      <w:marLeft w:val="0"/>
      <w:marRight w:val="0"/>
      <w:marTop w:val="0"/>
      <w:marBottom w:val="0"/>
      <w:divBdr>
        <w:top w:val="none" w:sz="0" w:space="0" w:color="auto"/>
        <w:left w:val="none" w:sz="0" w:space="0" w:color="auto"/>
        <w:bottom w:val="none" w:sz="0" w:space="0" w:color="auto"/>
        <w:right w:val="none" w:sz="0" w:space="0" w:color="auto"/>
      </w:divBdr>
    </w:div>
    <w:div w:id="1481578224">
      <w:bodyDiv w:val="1"/>
      <w:marLeft w:val="0"/>
      <w:marRight w:val="0"/>
      <w:marTop w:val="0"/>
      <w:marBottom w:val="0"/>
      <w:divBdr>
        <w:top w:val="none" w:sz="0" w:space="0" w:color="auto"/>
        <w:left w:val="none" w:sz="0" w:space="0" w:color="auto"/>
        <w:bottom w:val="none" w:sz="0" w:space="0" w:color="auto"/>
        <w:right w:val="none" w:sz="0" w:space="0" w:color="auto"/>
      </w:divBdr>
    </w:div>
    <w:div w:id="1481724887">
      <w:bodyDiv w:val="1"/>
      <w:marLeft w:val="0"/>
      <w:marRight w:val="0"/>
      <w:marTop w:val="0"/>
      <w:marBottom w:val="0"/>
      <w:divBdr>
        <w:top w:val="none" w:sz="0" w:space="0" w:color="auto"/>
        <w:left w:val="none" w:sz="0" w:space="0" w:color="auto"/>
        <w:bottom w:val="none" w:sz="0" w:space="0" w:color="auto"/>
        <w:right w:val="none" w:sz="0" w:space="0" w:color="auto"/>
      </w:divBdr>
      <w:divsChild>
        <w:div w:id="1577594919">
          <w:marLeft w:val="0"/>
          <w:marRight w:val="0"/>
          <w:marTop w:val="270"/>
          <w:marBottom w:val="270"/>
          <w:divBdr>
            <w:top w:val="none" w:sz="0" w:space="0" w:color="auto"/>
            <w:left w:val="none" w:sz="0" w:space="0" w:color="auto"/>
            <w:bottom w:val="none" w:sz="0" w:space="0" w:color="auto"/>
            <w:right w:val="none" w:sz="0" w:space="0" w:color="auto"/>
          </w:divBdr>
        </w:div>
      </w:divsChild>
    </w:div>
    <w:div w:id="1498106238">
      <w:bodyDiv w:val="1"/>
      <w:marLeft w:val="0"/>
      <w:marRight w:val="0"/>
      <w:marTop w:val="0"/>
      <w:marBottom w:val="0"/>
      <w:divBdr>
        <w:top w:val="none" w:sz="0" w:space="0" w:color="auto"/>
        <w:left w:val="none" w:sz="0" w:space="0" w:color="auto"/>
        <w:bottom w:val="none" w:sz="0" w:space="0" w:color="auto"/>
        <w:right w:val="none" w:sz="0" w:space="0" w:color="auto"/>
      </w:divBdr>
      <w:divsChild>
        <w:div w:id="114183911">
          <w:marLeft w:val="0"/>
          <w:marRight w:val="0"/>
          <w:marTop w:val="0"/>
          <w:marBottom w:val="225"/>
          <w:divBdr>
            <w:top w:val="none" w:sz="0" w:space="0" w:color="auto"/>
            <w:left w:val="none" w:sz="0" w:space="0" w:color="auto"/>
            <w:bottom w:val="none" w:sz="0" w:space="0" w:color="auto"/>
            <w:right w:val="none" w:sz="0" w:space="0" w:color="auto"/>
          </w:divBdr>
        </w:div>
        <w:div w:id="625697017">
          <w:marLeft w:val="0"/>
          <w:marRight w:val="0"/>
          <w:marTop w:val="0"/>
          <w:marBottom w:val="225"/>
          <w:divBdr>
            <w:top w:val="none" w:sz="0" w:space="0" w:color="auto"/>
            <w:left w:val="none" w:sz="0" w:space="0" w:color="auto"/>
            <w:bottom w:val="none" w:sz="0" w:space="0" w:color="auto"/>
            <w:right w:val="none" w:sz="0" w:space="0" w:color="auto"/>
          </w:divBdr>
        </w:div>
      </w:divsChild>
    </w:div>
    <w:div w:id="1506287699">
      <w:bodyDiv w:val="1"/>
      <w:marLeft w:val="0"/>
      <w:marRight w:val="0"/>
      <w:marTop w:val="0"/>
      <w:marBottom w:val="0"/>
      <w:divBdr>
        <w:top w:val="none" w:sz="0" w:space="0" w:color="auto"/>
        <w:left w:val="none" w:sz="0" w:space="0" w:color="auto"/>
        <w:bottom w:val="none" w:sz="0" w:space="0" w:color="auto"/>
        <w:right w:val="none" w:sz="0" w:space="0" w:color="auto"/>
      </w:divBdr>
      <w:divsChild>
        <w:div w:id="1374966448">
          <w:marLeft w:val="0"/>
          <w:marRight w:val="0"/>
          <w:marTop w:val="270"/>
          <w:marBottom w:val="270"/>
          <w:divBdr>
            <w:top w:val="none" w:sz="0" w:space="0" w:color="auto"/>
            <w:left w:val="none" w:sz="0" w:space="0" w:color="auto"/>
            <w:bottom w:val="none" w:sz="0" w:space="0" w:color="auto"/>
            <w:right w:val="none" w:sz="0" w:space="0" w:color="auto"/>
          </w:divBdr>
        </w:div>
      </w:divsChild>
    </w:div>
    <w:div w:id="1519271137">
      <w:bodyDiv w:val="1"/>
      <w:marLeft w:val="0"/>
      <w:marRight w:val="0"/>
      <w:marTop w:val="0"/>
      <w:marBottom w:val="0"/>
      <w:divBdr>
        <w:top w:val="none" w:sz="0" w:space="0" w:color="auto"/>
        <w:left w:val="none" w:sz="0" w:space="0" w:color="auto"/>
        <w:bottom w:val="none" w:sz="0" w:space="0" w:color="auto"/>
        <w:right w:val="none" w:sz="0" w:space="0" w:color="auto"/>
      </w:divBdr>
    </w:div>
    <w:div w:id="1532183066">
      <w:bodyDiv w:val="1"/>
      <w:marLeft w:val="0"/>
      <w:marRight w:val="0"/>
      <w:marTop w:val="0"/>
      <w:marBottom w:val="0"/>
      <w:divBdr>
        <w:top w:val="none" w:sz="0" w:space="0" w:color="auto"/>
        <w:left w:val="none" w:sz="0" w:space="0" w:color="auto"/>
        <w:bottom w:val="none" w:sz="0" w:space="0" w:color="auto"/>
        <w:right w:val="none" w:sz="0" w:space="0" w:color="auto"/>
      </w:divBdr>
    </w:div>
    <w:div w:id="1533031352">
      <w:bodyDiv w:val="1"/>
      <w:marLeft w:val="0"/>
      <w:marRight w:val="0"/>
      <w:marTop w:val="0"/>
      <w:marBottom w:val="0"/>
      <w:divBdr>
        <w:top w:val="none" w:sz="0" w:space="0" w:color="auto"/>
        <w:left w:val="none" w:sz="0" w:space="0" w:color="auto"/>
        <w:bottom w:val="none" w:sz="0" w:space="0" w:color="auto"/>
        <w:right w:val="none" w:sz="0" w:space="0" w:color="auto"/>
      </w:divBdr>
    </w:div>
    <w:div w:id="1534612024">
      <w:bodyDiv w:val="1"/>
      <w:marLeft w:val="0"/>
      <w:marRight w:val="0"/>
      <w:marTop w:val="0"/>
      <w:marBottom w:val="0"/>
      <w:divBdr>
        <w:top w:val="none" w:sz="0" w:space="0" w:color="auto"/>
        <w:left w:val="none" w:sz="0" w:space="0" w:color="auto"/>
        <w:bottom w:val="none" w:sz="0" w:space="0" w:color="auto"/>
        <w:right w:val="none" w:sz="0" w:space="0" w:color="auto"/>
      </w:divBdr>
    </w:div>
    <w:div w:id="1540555823">
      <w:bodyDiv w:val="1"/>
      <w:marLeft w:val="0"/>
      <w:marRight w:val="0"/>
      <w:marTop w:val="0"/>
      <w:marBottom w:val="0"/>
      <w:divBdr>
        <w:top w:val="none" w:sz="0" w:space="0" w:color="auto"/>
        <w:left w:val="none" w:sz="0" w:space="0" w:color="auto"/>
        <w:bottom w:val="none" w:sz="0" w:space="0" w:color="auto"/>
        <w:right w:val="none" w:sz="0" w:space="0" w:color="auto"/>
      </w:divBdr>
    </w:div>
    <w:div w:id="1561476955">
      <w:bodyDiv w:val="1"/>
      <w:marLeft w:val="0"/>
      <w:marRight w:val="0"/>
      <w:marTop w:val="0"/>
      <w:marBottom w:val="0"/>
      <w:divBdr>
        <w:top w:val="none" w:sz="0" w:space="0" w:color="auto"/>
        <w:left w:val="none" w:sz="0" w:space="0" w:color="auto"/>
        <w:bottom w:val="none" w:sz="0" w:space="0" w:color="auto"/>
        <w:right w:val="none" w:sz="0" w:space="0" w:color="auto"/>
      </w:divBdr>
    </w:div>
    <w:div w:id="1648049306">
      <w:bodyDiv w:val="1"/>
      <w:marLeft w:val="0"/>
      <w:marRight w:val="0"/>
      <w:marTop w:val="0"/>
      <w:marBottom w:val="0"/>
      <w:divBdr>
        <w:top w:val="none" w:sz="0" w:space="0" w:color="auto"/>
        <w:left w:val="none" w:sz="0" w:space="0" w:color="auto"/>
        <w:bottom w:val="none" w:sz="0" w:space="0" w:color="auto"/>
        <w:right w:val="none" w:sz="0" w:space="0" w:color="auto"/>
      </w:divBdr>
    </w:div>
    <w:div w:id="1664623805">
      <w:bodyDiv w:val="1"/>
      <w:marLeft w:val="0"/>
      <w:marRight w:val="0"/>
      <w:marTop w:val="0"/>
      <w:marBottom w:val="0"/>
      <w:divBdr>
        <w:top w:val="none" w:sz="0" w:space="0" w:color="auto"/>
        <w:left w:val="none" w:sz="0" w:space="0" w:color="auto"/>
        <w:bottom w:val="none" w:sz="0" w:space="0" w:color="auto"/>
        <w:right w:val="none" w:sz="0" w:space="0" w:color="auto"/>
      </w:divBdr>
    </w:div>
    <w:div w:id="1678581672">
      <w:bodyDiv w:val="1"/>
      <w:marLeft w:val="0"/>
      <w:marRight w:val="0"/>
      <w:marTop w:val="0"/>
      <w:marBottom w:val="0"/>
      <w:divBdr>
        <w:top w:val="none" w:sz="0" w:space="0" w:color="auto"/>
        <w:left w:val="none" w:sz="0" w:space="0" w:color="auto"/>
        <w:bottom w:val="none" w:sz="0" w:space="0" w:color="auto"/>
        <w:right w:val="none" w:sz="0" w:space="0" w:color="auto"/>
      </w:divBdr>
    </w:div>
    <w:div w:id="1681421844">
      <w:bodyDiv w:val="1"/>
      <w:marLeft w:val="0"/>
      <w:marRight w:val="0"/>
      <w:marTop w:val="0"/>
      <w:marBottom w:val="0"/>
      <w:divBdr>
        <w:top w:val="none" w:sz="0" w:space="0" w:color="auto"/>
        <w:left w:val="none" w:sz="0" w:space="0" w:color="auto"/>
        <w:bottom w:val="none" w:sz="0" w:space="0" w:color="auto"/>
        <w:right w:val="none" w:sz="0" w:space="0" w:color="auto"/>
      </w:divBdr>
    </w:div>
    <w:div w:id="1703247345">
      <w:bodyDiv w:val="1"/>
      <w:marLeft w:val="0"/>
      <w:marRight w:val="0"/>
      <w:marTop w:val="0"/>
      <w:marBottom w:val="0"/>
      <w:divBdr>
        <w:top w:val="none" w:sz="0" w:space="0" w:color="auto"/>
        <w:left w:val="none" w:sz="0" w:space="0" w:color="auto"/>
        <w:bottom w:val="none" w:sz="0" w:space="0" w:color="auto"/>
        <w:right w:val="none" w:sz="0" w:space="0" w:color="auto"/>
      </w:divBdr>
      <w:divsChild>
        <w:div w:id="1081677548">
          <w:marLeft w:val="0"/>
          <w:marRight w:val="0"/>
          <w:marTop w:val="270"/>
          <w:marBottom w:val="270"/>
          <w:divBdr>
            <w:top w:val="none" w:sz="0" w:space="0" w:color="auto"/>
            <w:left w:val="none" w:sz="0" w:space="0" w:color="auto"/>
            <w:bottom w:val="none" w:sz="0" w:space="0" w:color="auto"/>
            <w:right w:val="none" w:sz="0" w:space="0" w:color="auto"/>
          </w:divBdr>
        </w:div>
      </w:divsChild>
    </w:div>
    <w:div w:id="1710832502">
      <w:bodyDiv w:val="1"/>
      <w:marLeft w:val="0"/>
      <w:marRight w:val="0"/>
      <w:marTop w:val="0"/>
      <w:marBottom w:val="0"/>
      <w:divBdr>
        <w:top w:val="none" w:sz="0" w:space="0" w:color="auto"/>
        <w:left w:val="none" w:sz="0" w:space="0" w:color="auto"/>
        <w:bottom w:val="none" w:sz="0" w:space="0" w:color="auto"/>
        <w:right w:val="none" w:sz="0" w:space="0" w:color="auto"/>
      </w:divBdr>
    </w:div>
    <w:div w:id="1712800816">
      <w:bodyDiv w:val="1"/>
      <w:marLeft w:val="0"/>
      <w:marRight w:val="0"/>
      <w:marTop w:val="0"/>
      <w:marBottom w:val="0"/>
      <w:divBdr>
        <w:top w:val="none" w:sz="0" w:space="0" w:color="auto"/>
        <w:left w:val="none" w:sz="0" w:space="0" w:color="auto"/>
        <w:bottom w:val="none" w:sz="0" w:space="0" w:color="auto"/>
        <w:right w:val="none" w:sz="0" w:space="0" w:color="auto"/>
      </w:divBdr>
    </w:div>
    <w:div w:id="1716081614">
      <w:bodyDiv w:val="1"/>
      <w:marLeft w:val="0"/>
      <w:marRight w:val="0"/>
      <w:marTop w:val="0"/>
      <w:marBottom w:val="0"/>
      <w:divBdr>
        <w:top w:val="none" w:sz="0" w:space="0" w:color="auto"/>
        <w:left w:val="none" w:sz="0" w:space="0" w:color="auto"/>
        <w:bottom w:val="none" w:sz="0" w:space="0" w:color="auto"/>
        <w:right w:val="none" w:sz="0" w:space="0" w:color="auto"/>
      </w:divBdr>
    </w:div>
    <w:div w:id="1733040412">
      <w:bodyDiv w:val="1"/>
      <w:marLeft w:val="0"/>
      <w:marRight w:val="0"/>
      <w:marTop w:val="0"/>
      <w:marBottom w:val="0"/>
      <w:divBdr>
        <w:top w:val="none" w:sz="0" w:space="0" w:color="auto"/>
        <w:left w:val="none" w:sz="0" w:space="0" w:color="auto"/>
        <w:bottom w:val="none" w:sz="0" w:space="0" w:color="auto"/>
        <w:right w:val="none" w:sz="0" w:space="0" w:color="auto"/>
      </w:divBdr>
    </w:div>
    <w:div w:id="1766463174">
      <w:bodyDiv w:val="1"/>
      <w:marLeft w:val="0"/>
      <w:marRight w:val="0"/>
      <w:marTop w:val="0"/>
      <w:marBottom w:val="0"/>
      <w:divBdr>
        <w:top w:val="none" w:sz="0" w:space="0" w:color="auto"/>
        <w:left w:val="none" w:sz="0" w:space="0" w:color="auto"/>
        <w:bottom w:val="none" w:sz="0" w:space="0" w:color="auto"/>
        <w:right w:val="none" w:sz="0" w:space="0" w:color="auto"/>
      </w:divBdr>
    </w:div>
    <w:div w:id="1802921330">
      <w:bodyDiv w:val="1"/>
      <w:marLeft w:val="0"/>
      <w:marRight w:val="0"/>
      <w:marTop w:val="0"/>
      <w:marBottom w:val="0"/>
      <w:divBdr>
        <w:top w:val="none" w:sz="0" w:space="0" w:color="auto"/>
        <w:left w:val="none" w:sz="0" w:space="0" w:color="auto"/>
        <w:bottom w:val="none" w:sz="0" w:space="0" w:color="auto"/>
        <w:right w:val="none" w:sz="0" w:space="0" w:color="auto"/>
      </w:divBdr>
    </w:div>
    <w:div w:id="1841659523">
      <w:bodyDiv w:val="1"/>
      <w:marLeft w:val="0"/>
      <w:marRight w:val="0"/>
      <w:marTop w:val="0"/>
      <w:marBottom w:val="0"/>
      <w:divBdr>
        <w:top w:val="none" w:sz="0" w:space="0" w:color="auto"/>
        <w:left w:val="none" w:sz="0" w:space="0" w:color="auto"/>
        <w:bottom w:val="none" w:sz="0" w:space="0" w:color="auto"/>
        <w:right w:val="none" w:sz="0" w:space="0" w:color="auto"/>
      </w:divBdr>
    </w:div>
    <w:div w:id="1848785451">
      <w:bodyDiv w:val="1"/>
      <w:marLeft w:val="0"/>
      <w:marRight w:val="0"/>
      <w:marTop w:val="0"/>
      <w:marBottom w:val="0"/>
      <w:divBdr>
        <w:top w:val="none" w:sz="0" w:space="0" w:color="auto"/>
        <w:left w:val="none" w:sz="0" w:space="0" w:color="auto"/>
        <w:bottom w:val="none" w:sz="0" w:space="0" w:color="auto"/>
        <w:right w:val="none" w:sz="0" w:space="0" w:color="auto"/>
      </w:divBdr>
    </w:div>
    <w:div w:id="1881476864">
      <w:bodyDiv w:val="1"/>
      <w:marLeft w:val="0"/>
      <w:marRight w:val="0"/>
      <w:marTop w:val="0"/>
      <w:marBottom w:val="0"/>
      <w:divBdr>
        <w:top w:val="none" w:sz="0" w:space="0" w:color="auto"/>
        <w:left w:val="none" w:sz="0" w:space="0" w:color="auto"/>
        <w:bottom w:val="none" w:sz="0" w:space="0" w:color="auto"/>
        <w:right w:val="none" w:sz="0" w:space="0" w:color="auto"/>
      </w:divBdr>
    </w:div>
    <w:div w:id="1885678334">
      <w:bodyDiv w:val="1"/>
      <w:marLeft w:val="0"/>
      <w:marRight w:val="0"/>
      <w:marTop w:val="0"/>
      <w:marBottom w:val="0"/>
      <w:divBdr>
        <w:top w:val="none" w:sz="0" w:space="0" w:color="auto"/>
        <w:left w:val="none" w:sz="0" w:space="0" w:color="auto"/>
        <w:bottom w:val="none" w:sz="0" w:space="0" w:color="auto"/>
        <w:right w:val="none" w:sz="0" w:space="0" w:color="auto"/>
      </w:divBdr>
    </w:div>
    <w:div w:id="1896546686">
      <w:bodyDiv w:val="1"/>
      <w:marLeft w:val="0"/>
      <w:marRight w:val="0"/>
      <w:marTop w:val="0"/>
      <w:marBottom w:val="0"/>
      <w:divBdr>
        <w:top w:val="none" w:sz="0" w:space="0" w:color="auto"/>
        <w:left w:val="none" w:sz="0" w:space="0" w:color="auto"/>
        <w:bottom w:val="none" w:sz="0" w:space="0" w:color="auto"/>
        <w:right w:val="none" w:sz="0" w:space="0" w:color="auto"/>
      </w:divBdr>
    </w:div>
    <w:div w:id="1912228052">
      <w:bodyDiv w:val="1"/>
      <w:marLeft w:val="0"/>
      <w:marRight w:val="0"/>
      <w:marTop w:val="0"/>
      <w:marBottom w:val="0"/>
      <w:divBdr>
        <w:top w:val="none" w:sz="0" w:space="0" w:color="auto"/>
        <w:left w:val="none" w:sz="0" w:space="0" w:color="auto"/>
        <w:bottom w:val="none" w:sz="0" w:space="0" w:color="auto"/>
        <w:right w:val="none" w:sz="0" w:space="0" w:color="auto"/>
      </w:divBdr>
    </w:div>
    <w:div w:id="1971127253">
      <w:bodyDiv w:val="1"/>
      <w:marLeft w:val="0"/>
      <w:marRight w:val="0"/>
      <w:marTop w:val="0"/>
      <w:marBottom w:val="0"/>
      <w:divBdr>
        <w:top w:val="none" w:sz="0" w:space="0" w:color="auto"/>
        <w:left w:val="none" w:sz="0" w:space="0" w:color="auto"/>
        <w:bottom w:val="none" w:sz="0" w:space="0" w:color="auto"/>
        <w:right w:val="none" w:sz="0" w:space="0" w:color="auto"/>
      </w:divBdr>
      <w:divsChild>
        <w:div w:id="1721510337">
          <w:marLeft w:val="0"/>
          <w:marRight w:val="0"/>
          <w:marTop w:val="270"/>
          <w:marBottom w:val="270"/>
          <w:divBdr>
            <w:top w:val="none" w:sz="0" w:space="0" w:color="auto"/>
            <w:left w:val="none" w:sz="0" w:space="0" w:color="auto"/>
            <w:bottom w:val="none" w:sz="0" w:space="0" w:color="auto"/>
            <w:right w:val="none" w:sz="0" w:space="0" w:color="auto"/>
          </w:divBdr>
        </w:div>
      </w:divsChild>
    </w:div>
    <w:div w:id="1975678124">
      <w:bodyDiv w:val="1"/>
      <w:marLeft w:val="0"/>
      <w:marRight w:val="0"/>
      <w:marTop w:val="0"/>
      <w:marBottom w:val="0"/>
      <w:divBdr>
        <w:top w:val="none" w:sz="0" w:space="0" w:color="auto"/>
        <w:left w:val="none" w:sz="0" w:space="0" w:color="auto"/>
        <w:bottom w:val="none" w:sz="0" w:space="0" w:color="auto"/>
        <w:right w:val="none" w:sz="0" w:space="0" w:color="auto"/>
      </w:divBdr>
    </w:div>
    <w:div w:id="1985699759">
      <w:bodyDiv w:val="1"/>
      <w:marLeft w:val="0"/>
      <w:marRight w:val="0"/>
      <w:marTop w:val="0"/>
      <w:marBottom w:val="0"/>
      <w:divBdr>
        <w:top w:val="none" w:sz="0" w:space="0" w:color="auto"/>
        <w:left w:val="none" w:sz="0" w:space="0" w:color="auto"/>
        <w:bottom w:val="none" w:sz="0" w:space="0" w:color="auto"/>
        <w:right w:val="none" w:sz="0" w:space="0" w:color="auto"/>
      </w:divBdr>
    </w:div>
    <w:div w:id="2011760558">
      <w:bodyDiv w:val="1"/>
      <w:marLeft w:val="0"/>
      <w:marRight w:val="0"/>
      <w:marTop w:val="0"/>
      <w:marBottom w:val="0"/>
      <w:divBdr>
        <w:top w:val="none" w:sz="0" w:space="0" w:color="auto"/>
        <w:left w:val="none" w:sz="0" w:space="0" w:color="auto"/>
        <w:bottom w:val="none" w:sz="0" w:space="0" w:color="auto"/>
        <w:right w:val="none" w:sz="0" w:space="0" w:color="auto"/>
      </w:divBdr>
    </w:div>
    <w:div w:id="2030834390">
      <w:bodyDiv w:val="1"/>
      <w:marLeft w:val="0"/>
      <w:marRight w:val="0"/>
      <w:marTop w:val="0"/>
      <w:marBottom w:val="0"/>
      <w:divBdr>
        <w:top w:val="none" w:sz="0" w:space="0" w:color="auto"/>
        <w:left w:val="none" w:sz="0" w:space="0" w:color="auto"/>
        <w:bottom w:val="none" w:sz="0" w:space="0" w:color="auto"/>
        <w:right w:val="none" w:sz="0" w:space="0" w:color="auto"/>
      </w:divBdr>
    </w:div>
    <w:div w:id="2035769068">
      <w:bodyDiv w:val="1"/>
      <w:marLeft w:val="0"/>
      <w:marRight w:val="0"/>
      <w:marTop w:val="0"/>
      <w:marBottom w:val="0"/>
      <w:divBdr>
        <w:top w:val="none" w:sz="0" w:space="0" w:color="auto"/>
        <w:left w:val="none" w:sz="0" w:space="0" w:color="auto"/>
        <w:bottom w:val="none" w:sz="0" w:space="0" w:color="auto"/>
        <w:right w:val="none" w:sz="0" w:space="0" w:color="auto"/>
      </w:divBdr>
    </w:div>
    <w:div w:id="2057191283">
      <w:bodyDiv w:val="1"/>
      <w:marLeft w:val="0"/>
      <w:marRight w:val="0"/>
      <w:marTop w:val="0"/>
      <w:marBottom w:val="0"/>
      <w:divBdr>
        <w:top w:val="none" w:sz="0" w:space="0" w:color="auto"/>
        <w:left w:val="none" w:sz="0" w:space="0" w:color="auto"/>
        <w:bottom w:val="none" w:sz="0" w:space="0" w:color="auto"/>
        <w:right w:val="none" w:sz="0" w:space="0" w:color="auto"/>
      </w:divBdr>
      <w:divsChild>
        <w:div w:id="850804391">
          <w:marLeft w:val="0"/>
          <w:marRight w:val="0"/>
          <w:marTop w:val="0"/>
          <w:marBottom w:val="104"/>
          <w:divBdr>
            <w:top w:val="none" w:sz="0" w:space="0" w:color="auto"/>
            <w:left w:val="none" w:sz="0" w:space="0" w:color="auto"/>
            <w:bottom w:val="none" w:sz="0" w:space="0" w:color="auto"/>
            <w:right w:val="none" w:sz="0" w:space="0" w:color="auto"/>
          </w:divBdr>
        </w:div>
        <w:div w:id="1725443056">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2061247490">
      <w:bodyDiv w:val="1"/>
      <w:marLeft w:val="0"/>
      <w:marRight w:val="0"/>
      <w:marTop w:val="0"/>
      <w:marBottom w:val="0"/>
      <w:divBdr>
        <w:top w:val="none" w:sz="0" w:space="0" w:color="auto"/>
        <w:left w:val="none" w:sz="0" w:space="0" w:color="auto"/>
        <w:bottom w:val="none" w:sz="0" w:space="0" w:color="auto"/>
        <w:right w:val="none" w:sz="0" w:space="0" w:color="auto"/>
      </w:divBdr>
    </w:div>
    <w:div w:id="2066946731">
      <w:bodyDiv w:val="1"/>
      <w:marLeft w:val="0"/>
      <w:marRight w:val="0"/>
      <w:marTop w:val="0"/>
      <w:marBottom w:val="0"/>
      <w:divBdr>
        <w:top w:val="none" w:sz="0" w:space="0" w:color="auto"/>
        <w:left w:val="none" w:sz="0" w:space="0" w:color="auto"/>
        <w:bottom w:val="none" w:sz="0" w:space="0" w:color="auto"/>
        <w:right w:val="none" w:sz="0" w:space="0" w:color="auto"/>
      </w:divBdr>
    </w:div>
    <w:div w:id="2074546244">
      <w:bodyDiv w:val="1"/>
      <w:marLeft w:val="0"/>
      <w:marRight w:val="0"/>
      <w:marTop w:val="0"/>
      <w:marBottom w:val="0"/>
      <w:divBdr>
        <w:top w:val="none" w:sz="0" w:space="0" w:color="auto"/>
        <w:left w:val="none" w:sz="0" w:space="0" w:color="auto"/>
        <w:bottom w:val="none" w:sz="0" w:space="0" w:color="auto"/>
        <w:right w:val="none" w:sz="0" w:space="0" w:color="auto"/>
      </w:divBdr>
    </w:div>
    <w:div w:id="2084644526">
      <w:bodyDiv w:val="1"/>
      <w:marLeft w:val="0"/>
      <w:marRight w:val="0"/>
      <w:marTop w:val="0"/>
      <w:marBottom w:val="0"/>
      <w:divBdr>
        <w:top w:val="none" w:sz="0" w:space="0" w:color="auto"/>
        <w:left w:val="none" w:sz="0" w:space="0" w:color="auto"/>
        <w:bottom w:val="none" w:sz="0" w:space="0" w:color="auto"/>
        <w:right w:val="none" w:sz="0" w:space="0" w:color="auto"/>
      </w:divBdr>
      <w:divsChild>
        <w:div w:id="553663622">
          <w:marLeft w:val="0"/>
          <w:marRight w:val="0"/>
          <w:marTop w:val="270"/>
          <w:marBottom w:val="270"/>
          <w:divBdr>
            <w:top w:val="none" w:sz="0" w:space="0" w:color="auto"/>
            <w:left w:val="none" w:sz="0" w:space="0" w:color="auto"/>
            <w:bottom w:val="none" w:sz="0" w:space="0" w:color="auto"/>
            <w:right w:val="none" w:sz="0" w:space="0" w:color="auto"/>
          </w:divBdr>
        </w:div>
      </w:divsChild>
    </w:div>
    <w:div w:id="2090954747">
      <w:bodyDiv w:val="1"/>
      <w:marLeft w:val="0"/>
      <w:marRight w:val="0"/>
      <w:marTop w:val="0"/>
      <w:marBottom w:val="0"/>
      <w:divBdr>
        <w:top w:val="none" w:sz="0" w:space="0" w:color="auto"/>
        <w:left w:val="none" w:sz="0" w:space="0" w:color="auto"/>
        <w:bottom w:val="none" w:sz="0" w:space="0" w:color="auto"/>
        <w:right w:val="none" w:sz="0" w:space="0" w:color="auto"/>
      </w:divBdr>
    </w:div>
    <w:div w:id="2101481749">
      <w:bodyDiv w:val="1"/>
      <w:marLeft w:val="0"/>
      <w:marRight w:val="0"/>
      <w:marTop w:val="0"/>
      <w:marBottom w:val="0"/>
      <w:divBdr>
        <w:top w:val="none" w:sz="0" w:space="0" w:color="auto"/>
        <w:left w:val="none" w:sz="0" w:space="0" w:color="auto"/>
        <w:bottom w:val="none" w:sz="0" w:space="0" w:color="auto"/>
        <w:right w:val="none" w:sz="0" w:space="0" w:color="auto"/>
      </w:divBdr>
    </w:div>
    <w:div w:id="2103144002">
      <w:bodyDiv w:val="1"/>
      <w:marLeft w:val="0"/>
      <w:marRight w:val="0"/>
      <w:marTop w:val="0"/>
      <w:marBottom w:val="0"/>
      <w:divBdr>
        <w:top w:val="none" w:sz="0" w:space="0" w:color="auto"/>
        <w:left w:val="none" w:sz="0" w:space="0" w:color="auto"/>
        <w:bottom w:val="none" w:sz="0" w:space="0" w:color="auto"/>
        <w:right w:val="none" w:sz="0" w:space="0" w:color="auto"/>
      </w:divBdr>
    </w:div>
    <w:div w:id="2121607217">
      <w:bodyDiv w:val="1"/>
      <w:marLeft w:val="0"/>
      <w:marRight w:val="0"/>
      <w:marTop w:val="0"/>
      <w:marBottom w:val="0"/>
      <w:divBdr>
        <w:top w:val="none" w:sz="0" w:space="0" w:color="auto"/>
        <w:left w:val="none" w:sz="0" w:space="0" w:color="auto"/>
        <w:bottom w:val="none" w:sz="0" w:space="0" w:color="auto"/>
        <w:right w:val="none" w:sz="0" w:space="0" w:color="auto"/>
      </w:divBdr>
      <w:divsChild>
        <w:div w:id="910309223">
          <w:marLeft w:val="0"/>
          <w:marRight w:val="0"/>
          <w:marTop w:val="270"/>
          <w:marBottom w:val="270"/>
          <w:divBdr>
            <w:top w:val="none" w:sz="0" w:space="0" w:color="auto"/>
            <w:left w:val="none" w:sz="0" w:space="0" w:color="auto"/>
            <w:bottom w:val="none" w:sz="0" w:space="0" w:color="auto"/>
            <w:right w:val="none" w:sz="0" w:space="0" w:color="auto"/>
          </w:divBdr>
        </w:div>
      </w:divsChild>
    </w:div>
    <w:div w:id="2127653378">
      <w:bodyDiv w:val="1"/>
      <w:marLeft w:val="0"/>
      <w:marRight w:val="0"/>
      <w:marTop w:val="0"/>
      <w:marBottom w:val="0"/>
      <w:divBdr>
        <w:top w:val="none" w:sz="0" w:space="0" w:color="auto"/>
        <w:left w:val="none" w:sz="0" w:space="0" w:color="auto"/>
        <w:bottom w:val="none" w:sz="0" w:space="0" w:color="auto"/>
        <w:right w:val="none" w:sz="0" w:space="0" w:color="auto"/>
      </w:divBdr>
    </w:div>
    <w:div w:id="21305898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3910</TotalTime>
  <Pages>9</Pages>
  <Words>972</Words>
  <Characters>5547</Characters>
  <Application>Microsoft Office Word</Application>
  <DocSecurity>0</DocSecurity>
  <Lines>46</Lines>
  <Paragraphs>13</Paragraphs>
  <ScaleCrop>false</ScaleCrop>
  <Company>itcast</Company>
  <LinksUpToDate>false</LinksUpToDate>
  <CharactersWithSpaces>6506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课堂笔记模板</dc:title>
  <dc:subject>源代码教育PHP;</dc:subject>
  <dc:creator>Administrator</dc:creator>
  <cp:keywords>源代码教育PHP</cp:keywords>
  <dc:description/>
  <cp:lastModifiedBy>Jia Huang</cp:lastModifiedBy>
  <cp:revision>3</cp:revision>
  <cp:lastPrinted>2018-03-20T23:46:00Z</cp:lastPrinted>
  <dcterms:created xsi:type="dcterms:W3CDTF">2018-03-21T00:06:00Z</dcterms:created>
  <dcterms:modified xsi:type="dcterms:W3CDTF">2018-04-25T00:19:00Z</dcterms:modified>
  <cp:category>PHP</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